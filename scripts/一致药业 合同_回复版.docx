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DD389B" w14:textId="77777777" w:rsidR="003C60F3" w:rsidRPr="003D017A" w:rsidRDefault="00F131E4" w:rsidP="00B84F4A">
      <w:pPr>
        <w:pStyle w:val="a3"/>
        <w:snapToGrid w:val="0"/>
        <w:spacing w:before="312"/>
        <w:rPr>
          <w:del w:id="0" w:author="yanghaiping" w:date="2011-09-25T21:45:00Z"/>
          <w:rFonts w:ascii="Arial" w:hAnsi="Arial" w:cs="Arial"/>
          <w:sz w:val="21"/>
          <w:szCs w:val="21"/>
        </w:rPr>
      </w:pPr>
      <w:del w:id="1" w:author="yanghaiping" w:date="2011-09-25T21:45:00Z">
        <w:r>
          <w:rPr>
            <w:noProof/>
          </w:rPr>
          <w:pict w14:anchorId="2A0542B7">
            <v:shape id="_x0000_s1027" alt="说明: 8GD46DG948@D5BG1@7DD1@7E67G4163C097H?L892ESR05120S!!!!!BIHO@]v110064761@5781811102E237@5C1XCRQ3118108,0!EQH,CH熏予蹲削袭萄精叮物啪ⅸ篡0芹ⅷ晃汰/enb!!!!!!!!!!!!!!!!!!!!!!!!!!!!!!!!!!!!!!!!!!!!!!!!!!!!!!!!!!!!!!!!!!!!!!!!!!!!!!!!!!!!!!!!!!!!!!!!!!!!!!!!!!!!!!!!!!!!!!!!!!!!!!!!!!!!!!!!!!!!!!!!!!!!!!!!!!!!!!!!!!!!!!!!!!!!!!!!!!!!!!!!!!!!!!!!!!!!!!!!!!!!!!!!!!!!!!!!!!!!!!!!!!!!!!!!!!!!!!!!!!!!!!!!!!!!!!!!!!!!!!!!!!!!!!!!!!!!!!!!!!!!!!!!!!!!!!!!!!!!!!!!!!!!!!!!!!!!!!!!!!!!!!!!!!!!!!!!!!!!!!!!!!!!!!!!!!!!!!!!!!!!!!!!!!!!!!!!!!!!!!!!!!!!!!!!!!!!!!!!!!!!!!!!!!!!!!!!!!!!!!!!!!!!!!!!!!!!!!!!!!!!!!!!!!!!!!!!!!!!!!!!!!!!!!!!!!!!!!!!!!!!!!!!!!!!!!!!!!!!!!!!!!!!!!!!!!!!!!!!!!!!!!!!!!!!!!!!!!!!!!!!!!!!!!!!!!!!!!!!!!!!!!!!!!!!!!!!!!!!!!!!!!!!!!!!!!!!!!!!!!!!!!!!!!!!!!!!!!!!!!!!!!!!!!!!!!!!!!!!!!!!!!!!!!!!!!!!!!!!!!!!!!!!!!!!!!!!!!!!!!!!!!!!!!!!!!!!!!!!!!!!!!!!!!!!!!!!!!!!!!!!!!!!!!!!!!!!!!!!!!!!!!!!!!!!!!!!!!!!!!!!!!!!!!!!!!!!!!!!!!!!!!!!!!!!!!!!!!!!!!!!!!!!!!!!!!!!!!!!!!!!!!!!!!!!!!!!!!!!!!!!!!!!!!!!!!!!!!!!!!!!!!!!!!!!!!!!!!!!!!!!!!!!!!!!!!!!!!!!!!!!!!!!!!!!!!!!!!!!!!!!!!!!!!!!!!!!!!!!!!!!!!!!!!!!!!!!!!!!!!!!!!!!!!!!!!!!!!!!!!!!!!!!!!!!!!!!!!!!!!!!!!!!!!!!!!!!!!!!!!!!!!!!!!!!!!!!!!!!!!!!!!!!!!!!!!!!!!!!!!!!!!!!!!!!!!!!!!!!!!!!!!!!!!!!!!!!!!!!!!!!!!!!!!!!!!!!!!!!!!!!!!!!!!!!!!!!!!!!!!!!!!!!!!!!!!!!!!!!!!!!!!!!!!!!!!!!!!!!!!!!!!!!!!!!!!!!!!!!!!!!!!!!!!!!!!!!!!!!!!!!!!!!!!!!!!!!!!!!!!!!!!!!!!!!!!!!!!!!!!!!!!!!!!!!!!!!!!!!!!!!!!!!!!!!!!!!!!!!!!!!!!!!!!!!!!!!!!!!!!!!!!!!!!!!!!!!!!!!!!!!!!!!!!!!!!!!!!!!!!!!!!!!!!!!!!!!!!!!!!!!!!!!!!!!!!!!!!!!!!!!!!!!!!!!!!!!!!!!!!!!!!!!!!!!!!!!!!!!!!!!!!!!!!!!!!!!!!!!!!!!!!!!!!!!!!!!!!!!!!!!!!!!!!!!!!!!!!!!!!!!!!!!!!!!!!!!!!!!!!!!!!!!!!!!!!!!!!!!!!!!!!!!!!!!!!!!!!!!!!!!!!!!!!!!!!!!!!!!!!!!!!!!!!!!!!!!!!!!!!!!!!!!!!!!!!!!!!!!!!!!!!!!!!!!!!!!!!!!!!!!!!!!!!!!!!!!!!!!!!!!!!!!!!!!!!!!!!!!!!!!!!!!!!!!!!!!!!!!!!!!!!!!!!!!!!!!!!!!!!!!!!!!!!!!!!!!!!!!!!!!!!!!!!!!!!!!!!!!!!!!!!!!!!!!!!!!!!!!!!!!!!!!!!!!!!!!!!!!!!!!!!!!!!!!!!!!!!!!!!!!!!!!!!!!!!!!!!!!!!!!!!!!!!!!!!!!!!!!!!!!!!!!!!!!!!!!!!!!!!!!!!!!!!!!!!!!!!!!!!!!!!!!!!!!!!!!!!!!!!!!!!!!!!!!!!!!!!!!!!!!!!!!!!!!!!!!!!!!!!!!!!!!!!!!!!!!!!!!!!!!!!!!!!!!!!!!!!!!!!!!!!!!!!!!!!!!!!!!!!!!!!!!!!!!!!!!!!!!!!!!!!!!!!!!!!!!!!!!!!!!!!!!!!!!!!!!!!!!!!!!!!!!!!!!!!!!!!!!!!!!!!!!!!!!!!!!!!!!!!!!!!!!!!!!!!!!!!!!!!!!!!!!!!!!!!!!!!!!!!!!!!!!!!!!!!!!!!!!!!!!!!!!!!!!!!!!!!!!!!!!!!!!!!!!!!!!!!!!!!!!!!!!!!!!!!!!!!!!!!!!!!!!!!!!!!!!!!!!!!!!!!!!!!!!!!!!!!!!!!!!!!!!!!!!!!!!!!!!!!!!!!1!1" style="position:absolute;margin-left:0;margin-top:0;width:.05pt;height:.05pt;z-index:251659776;visibility:hidde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" adj="0,,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formulas/>
              <v:path o:connecttype="custom" o:connectlocs="319,64;86,318;319,635;549,318" o:connectangles="270,180,90,0" textboxrect="5034,2279,16566,13674"/>
              <w10:anchorlock/>
            </v:shape>
          </w:pict>
        </w:r>
      </w:del>
    </w:p>
    <w:p w14:paraId="6B5BA8FD" w14:textId="77777777" w:rsidR="003C60F3" w:rsidRPr="003D017A" w:rsidRDefault="00C378A2" w:rsidP="00B84F4A">
      <w:pPr>
        <w:pStyle w:val="a3"/>
        <w:snapToGrid w:val="0"/>
        <w:spacing w:before="312"/>
        <w:rPr>
          <w:ins w:id="2" w:author="yanghaiping" w:date="2011-09-25T21:45:00Z"/>
          <w:rFonts w:ascii="Arial" w:hAnsi="Arial" w:cs="Arial"/>
          <w:sz w:val="21"/>
          <w:szCs w:val="21"/>
        </w:rPr>
      </w:pPr>
      <w:ins w:id="3" w:author="yanghaiping" w:date="2011-09-25T21:45:00Z">
        <w:r w:rsidRPr="00C378A2">
          <w:rPr>
            <w:noProof/>
          </w:rPr>
          <w:pict>
            <v:shape id="DtsShapeName" o:spid="_x0000_s1026" alt="说明: 8GD46DG948@D5BG1@7DD1@7E67G4163C097H?L892ESR05120S!!!!!BIHO@]v110064761@5781811102E237@5C1XCRQ3118108,0!EQH,CH熏予蹲削袭萄精叮物啪ⅸ篡0芹ⅷ晃汰/enb!!!!!!!!!!!!!!!!!!!!!!!!!!!!!!!!!!!!!!!!!!!!!!!!!!!!!!!!!!!!!!!!!!!!!!!!!!!!!!!!!!!!!!!!!!!!!!!!!!!!!!!!!!!!!!!!!!!!!!!!!!!!!!!!!!!!!!!!!!!!!!!!!!!!!!!!!!!!!!!!!!!!!!!!!!!!!!!!!!!!!!!!!!!!!!!!!!!!!!!!!!!!!!!!!!!!!!!!!!!!!!!!!!!!!!!!!!!!!!!!!!!!!!!!!!!!!!!!!!!!!!!!!!!!!!!!!!!!!!!!!!!!!!!!!!!!!!!!!!!!!!!!!!!!!!!!!!!!!!!!!!!!!!!!!!!!!!!!!!!!!!!!!!!!!!!!!!!!!!!!!!!!!!!!!!!!!!!!!!!!!!!!!!!!!!!!!!!!!!!!!!!!!!!!!!!!!!!!!!!!!!!!!!!!!!!!!!!!!!!!!!!!!!!!!!!!!!!!!!!!!!!!!!!!!!!!!!!!!!!!!!!!!!!!!!!!!!!!!!!!!!!!!!!!!!!!!!!!!!!!!!!!!!!!!!!!!!!!!!!!!!!!!!!!!!!!!!!!!!!!!!!!!!!!!!!!!!!!!!!!!!!!!!!!!!!!!!!!!!!!!!!!!!!!!!!!!!!!!!!!!!!!!!!!!!!!!!!!!!!!!!!!!!!!!!!!!!!!!!!!!!!!!!!!!!!!!!!!!!!!!!!!!!!!!!!!!!!!!!!!!!!!!!!!!!!!!!!!!!!!!!!!!!!!!!!!!!!!!!!!!!!!!!!!!!!!!!!!!!!!!!!!!!!!!!!!!!!!!!!!!!!!!!!!!!!!!!!!!!!!!!!!!!!!!!!!!!!!!!!!!!!!!!!!!!!!!!!!!!!!!!!!!!!!!!!!!!!!!!!!!!!!!!!!!!!!!!!!!!!!!!!!!!!!!!!!!!!!!!!!!!!!!!!!!!!!!!!!!!!!!!!!!!!!!!!!!!!!!!!!!!!!!!!!!!!!!!!!!!!!!!!!!!!!!!!!!!!!!!!!!!!!!!!!!!!!!!!!!!!!!!!!!!!!!!!!!!!!!!!!!!!!!!!!!!!!!!!!!!!!!!!!!!!!!!!!!!!!!!!!!!!!!!!!!!!!!!!!!!!!!!!!!!!!!!!!!!!!!!!!!!!!!!!!!!!!!!!!!!!!!!!!!!!!!!!!!!!!!!!!!!!!!!!!!!!!!!!!!!!!!!!!!!!!!!!!!!!!!!!!!!!!!!!!!!!!!!!!!!!!!!!!!!!!!!!!!!!!!!!!!!!!!!!!!!!!!!!!!!!!!!!!!!!!!!!!!!!!!!!!!!!!!!!!!!!!!!!!!!!!!!!!!!!!!!!!!!!!!!!!!!!!!!!!!!!!!!!!!!!!!!!!!!!!!!!!!!!!!!!!!!!!!!!!!!!!!!!!!!!!!!!!!!!!!!!!!!!!!!!!!!!!!!!!!!!!!!!!!!!!!!!!!!!!!!!!!!!!!!!!!!!!!!!!!!!!!!!!!!!!!!!!!!!!!!!!!!!!!!!!!!!!!!!!!!!!!!!!!!!!!!!!!!!!!!!!!!!!!!!!!!!!!!!!!!!!!!!!!!!!!!!!!!!!!!!!!!!!!!!!!!!!!!!!!!!!!!!!!!!!!!!!!!!!!!!!!!!!!!!!!!!!!!!!!!!!!!!!!!!!!!!!!!!!!!!!!!!!!!!!!!!!!!!!!!!!!!!!!!!!!!!!!!!!!!!!!!!!!!!!!!!!!!!!!!!!!!!!!!!!!!!!!!!!!!!!!!!!!!!!!!!!!!!!!!!!!!!!!!!!!!!!!!!!!!!!!!!!!!!!!!!!!!!!!!!!!!!!!!!!!!!!!!!!!!!!!!!!!!!!!!!!!!!!!!!!!!!!!!!!!!!!!!!!!!!!!!!!!!!!!!!!!!!!!!!!!!!!!!!!!!!!!!!!!!!!!!!!!!!!!!!!!!!!!!!!!!!!!!!!!!!!!!!!!!!!!!!!!!!!!!!!!!!!!!!!!!!!!!!!!!!!!!!!!!!!!!!!!!!!!!!!!!!!!!!!!!!!!!!!!!!!!!!!!!!!!!!!!!!!!!!!!!!!!!!!!!!!!!!!!!!!!!!!!!!!!!!!!!!!!!!!!!!!!!!!!!!!!!!!!!!!!!!!!!!!!!!!!!!!!!!!!!!!!!!!!!!!!!!!!!!!!!!!!!!!!!!!!!!!!!!!!!!!!!!!!!!!!!!!!!!!!!!!!!!!!!!!!!!!!!!!!!!!!!!!!!!!!!!!!!!!!!!!!!!!!!!!!!!!!!!!!!!!!!!!!!!!!!!!!!!!!!!!!!!!!!!!!!!!!!!!!!!!!!!!!!!!!!!!!!!!!!!!!!!!!!!!!!!!!!!!!!!!!!!!!!!!!!!!!!!!!!!!!!!!!!!!!!!!!!!!!!1!1" style="position:absolute;margin-left:0;margin-top:0;width:.05pt;height:.05pt;z-index:251657728;visibility:hidde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" adj="0,,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formulas/>
              <v:path o:connecttype="custom" o:connectlocs="319,64;86,318;319,635;549,318" o:connectangles="270,180,90,0" textboxrect="5034,2279,16566,13674"/>
              <w10:anchorlock/>
            </v:shape>
          </w:pict>
        </w:r>
      </w:ins>
    </w:p>
    <w:tbl>
      <w:tblPr>
        <w:tblW w:w="5000" w:type="pct"/>
        <w:tblLook w:val="01E0" w:firstRow="1" w:lastRow="1" w:firstColumn="1" w:lastColumn="1" w:noHBand="0" w:noVBand="0"/>
        <w:tblPrChange w:id="4" w:author="yanghaiping" w:date="2011-09-25T21:45:00Z">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PrChange>
      </w:tblPr>
      <w:tblGrid>
        <w:gridCol w:w="8522"/>
        <w:tblGridChange w:id="5">
          <w:tblGrid>
            <w:gridCol w:w="8522"/>
          </w:tblGrid>
        </w:tblGridChange>
      </w:tblGrid>
      <w:tr w:rsidR="003C60F3" w:rsidRPr="003D017A" w14:paraId="54E726C6" w14:textId="77777777" w:rsidTr="004B2A8D">
        <w:trPr>
          <w:trHeight w:val="406"/>
          <w:trPrChange w:id="6" w:author="yanghaiping" w:date="2011-09-25T21:45:00Z">
            <w:trPr>
              <w:trHeight w:val="406"/>
            </w:trPr>
          </w:trPrChange>
        </w:trPr>
        <w:tc>
          <w:tcPr>
            <w:tcW w:w="5000" w:type="pct"/>
            <w:tcPrChange w:id="7" w:author="yanghaiping" w:date="2011-09-25T21:45:00Z">
              <w:tcPr>
                <w:tcW w:w="5000" w:type="pct"/>
              </w:tcPr>
            </w:tcPrChange>
          </w:tcPr>
          <w:p w14:paraId="366ED4D1" w14:textId="77777777" w:rsidR="003C60F3" w:rsidRPr="004B2A8D" w:rsidRDefault="007F0E8A" w:rsidP="004B2A8D">
            <w:pPr>
              <w:tabs>
                <w:tab w:val="left" w:pos="0"/>
              </w:tabs>
              <w:snapToGrid w:val="0"/>
              <w:spacing w:beforeLines="50" w:before="156" w:afterLines="50" w:after="156" w:line="240" w:lineRule="auto"/>
              <w:jc w:val="center"/>
              <w:rPr>
                <w:rFonts w:ascii="Arial" w:eastAsia="黑体" w:hAnsi="Arial" w:cs="Arial"/>
                <w:bCs/>
                <w:sz w:val="44"/>
                <w:szCs w:val="44"/>
              </w:rPr>
            </w:pPr>
            <w:r w:rsidRPr="004B2A8D">
              <w:rPr>
                <w:rFonts w:ascii="Arial" w:eastAsia="黑体" w:hAnsi="Arial" w:cs="Arial" w:hint="eastAsia"/>
                <w:bCs/>
                <w:sz w:val="44"/>
                <w:szCs w:val="44"/>
              </w:rPr>
              <w:t>一致药业预算管理系统二期</w:t>
            </w:r>
            <w:r w:rsidR="005268BE" w:rsidRPr="004B2A8D">
              <w:rPr>
                <w:rFonts w:ascii="Arial" w:eastAsia="黑体" w:hAnsi="Arial" w:cs="Arial" w:hint="eastAsia"/>
                <w:bCs/>
                <w:sz w:val="44"/>
                <w:szCs w:val="44"/>
              </w:rPr>
              <w:t>开发</w:t>
            </w:r>
            <w:r w:rsidR="000667A6" w:rsidRPr="004B2A8D">
              <w:rPr>
                <w:rFonts w:ascii="Arial" w:eastAsia="黑体" w:hAnsi="Arial" w:cs="Arial" w:hint="eastAsia"/>
                <w:bCs/>
                <w:sz w:val="44"/>
                <w:szCs w:val="44"/>
              </w:rPr>
              <w:t>项目</w:t>
            </w:r>
          </w:p>
        </w:tc>
      </w:tr>
      <w:tr w:rsidR="00BE6082" w:rsidRPr="003D017A" w14:paraId="1EC8B219" w14:textId="77777777" w:rsidTr="004B2A8D">
        <w:trPr>
          <w:trHeight w:val="798"/>
          <w:trPrChange w:id="8" w:author="yanghaiping" w:date="2011-09-25T21:45:00Z">
            <w:trPr>
              <w:trHeight w:val="798"/>
            </w:trPr>
          </w:trPrChange>
        </w:trPr>
        <w:tc>
          <w:tcPr>
            <w:tcW w:w="5000" w:type="pct"/>
            <w:tcPrChange w:id="9" w:author="yanghaiping" w:date="2011-09-25T21:45:00Z">
              <w:tcPr>
                <w:tcW w:w="5000" w:type="pct"/>
              </w:tcPr>
            </w:tcPrChange>
          </w:tcPr>
          <w:p w14:paraId="42C75365" w14:textId="77777777" w:rsidR="007F0E8A" w:rsidRPr="004B2A8D" w:rsidRDefault="007F0E8A" w:rsidP="004B2A8D">
            <w:pPr>
              <w:snapToGrid w:val="0"/>
              <w:spacing w:beforeLines="50" w:before="156" w:afterLines="50" w:after="156" w:line="240" w:lineRule="auto"/>
              <w:jc w:val="center"/>
              <w:rPr>
                <w:rFonts w:ascii="Arial" w:eastAsia="黑体" w:hAnsi="Arial" w:cs="Arial"/>
                <w:sz w:val="52"/>
                <w:szCs w:val="52"/>
              </w:rPr>
            </w:pPr>
          </w:p>
          <w:p w14:paraId="73D71EE2" w14:textId="77777777" w:rsidR="00BE6082" w:rsidRPr="004B2A8D" w:rsidRDefault="00AA5947" w:rsidP="004B2A8D">
            <w:pPr>
              <w:snapToGrid w:val="0"/>
              <w:spacing w:beforeLines="50" w:before="156" w:afterLines="50" w:after="156" w:line="240" w:lineRule="auto"/>
              <w:jc w:val="center"/>
              <w:rPr>
                <w:rFonts w:ascii="Arial" w:eastAsia="黑体" w:hAnsi="Arial" w:cs="Arial"/>
                <w:sz w:val="52"/>
                <w:szCs w:val="52"/>
              </w:rPr>
            </w:pPr>
            <w:r w:rsidRPr="004B2A8D">
              <w:rPr>
                <w:rFonts w:ascii="Arial" w:eastAsia="黑体" w:hAnsi="Arial" w:cs="Arial" w:hint="eastAsia"/>
                <w:sz w:val="52"/>
                <w:szCs w:val="52"/>
              </w:rPr>
              <w:t>开发</w:t>
            </w:r>
            <w:r w:rsidR="004B428D" w:rsidRPr="004B2A8D">
              <w:rPr>
                <w:rFonts w:ascii="Arial" w:eastAsia="黑体" w:hAnsi="Arial" w:cs="Arial" w:hint="eastAsia"/>
                <w:sz w:val="52"/>
                <w:szCs w:val="52"/>
              </w:rPr>
              <w:t>服务</w:t>
            </w:r>
            <w:r w:rsidR="00BE6082" w:rsidRPr="004B2A8D">
              <w:rPr>
                <w:rFonts w:ascii="Arial" w:eastAsia="黑体" w:hAnsi="Arial" w:cs="Arial"/>
                <w:sz w:val="52"/>
                <w:szCs w:val="52"/>
              </w:rPr>
              <w:t>合同</w:t>
            </w:r>
          </w:p>
        </w:tc>
      </w:tr>
      <w:tr w:rsidR="007325AA" w:rsidRPr="003D017A" w14:paraId="09BFC0B0" w14:textId="77777777" w:rsidTr="004B2A8D">
        <w:trPr>
          <w:trHeight w:val="798"/>
          <w:trPrChange w:id="10" w:author="yanghaiping" w:date="2011-09-25T21:45:00Z">
            <w:trPr>
              <w:trHeight w:val="798"/>
            </w:trPr>
          </w:trPrChange>
        </w:trPr>
        <w:tc>
          <w:tcPr>
            <w:tcW w:w="5000" w:type="pct"/>
            <w:tcPrChange w:id="11" w:author="yanghaiping" w:date="2011-09-25T21:45:00Z">
              <w:tcPr>
                <w:tcW w:w="5000" w:type="pct"/>
              </w:tcPr>
            </w:tcPrChange>
          </w:tcPr>
          <w:p w14:paraId="14653570" w14:textId="77777777" w:rsidR="007325AA" w:rsidRPr="004B2A8D" w:rsidRDefault="007325AA" w:rsidP="004B2A8D">
            <w:pPr>
              <w:snapToGrid w:val="0"/>
              <w:spacing w:beforeLines="50" w:before="156" w:afterLines="50" w:after="156" w:line="240" w:lineRule="auto"/>
              <w:jc w:val="center"/>
              <w:rPr>
                <w:rFonts w:ascii="Arial" w:eastAsia="黑体" w:hAnsi="Arial" w:cs="Arial"/>
                <w:sz w:val="52"/>
                <w:szCs w:val="52"/>
              </w:rPr>
            </w:pPr>
          </w:p>
        </w:tc>
      </w:tr>
      <w:tr w:rsidR="007325AA" w:rsidRPr="003D017A" w14:paraId="3F4B85B6" w14:textId="77777777" w:rsidTr="004B2A8D">
        <w:trPr>
          <w:trHeight w:val="798"/>
          <w:trPrChange w:id="12" w:author="yanghaiping" w:date="2011-09-25T21:45:00Z">
            <w:trPr>
              <w:trHeight w:val="798"/>
            </w:trPr>
          </w:trPrChange>
        </w:trPr>
        <w:tc>
          <w:tcPr>
            <w:tcW w:w="5000" w:type="pct"/>
            <w:tcPrChange w:id="13" w:author="yanghaiping" w:date="2011-09-25T21:45:00Z">
              <w:tcPr>
                <w:tcW w:w="5000" w:type="pct"/>
              </w:tcPr>
            </w:tcPrChange>
          </w:tcPr>
          <w:p w14:paraId="1C4FDFDB" w14:textId="77777777" w:rsidR="007325AA" w:rsidRPr="004B2A8D" w:rsidRDefault="007325AA" w:rsidP="004B2A8D">
            <w:pPr>
              <w:snapToGrid w:val="0"/>
              <w:spacing w:beforeLines="50" w:before="156" w:afterLines="50" w:after="156" w:line="240" w:lineRule="auto"/>
              <w:jc w:val="center"/>
              <w:rPr>
                <w:rFonts w:ascii="Arial" w:eastAsia="黑体" w:hAnsi="Arial" w:cs="Arial"/>
                <w:sz w:val="52"/>
                <w:szCs w:val="52"/>
              </w:rPr>
            </w:pPr>
          </w:p>
        </w:tc>
      </w:tr>
      <w:tr w:rsidR="007325AA" w:rsidRPr="003D017A" w14:paraId="1CC12E55" w14:textId="77777777" w:rsidTr="004B2A8D">
        <w:trPr>
          <w:trHeight w:val="798"/>
          <w:trPrChange w:id="14" w:author="yanghaiping" w:date="2011-09-25T21:45:00Z">
            <w:trPr>
              <w:trHeight w:val="798"/>
            </w:trPr>
          </w:trPrChange>
        </w:trPr>
        <w:tc>
          <w:tcPr>
            <w:tcW w:w="5000" w:type="pct"/>
            <w:tcPrChange w:id="15" w:author="yanghaiping" w:date="2011-09-25T21:45:00Z">
              <w:tcPr>
                <w:tcW w:w="5000" w:type="pct"/>
              </w:tcPr>
            </w:tcPrChange>
          </w:tcPr>
          <w:p w14:paraId="4F5576F3" w14:textId="77777777" w:rsidR="007325AA" w:rsidRPr="004B2A8D" w:rsidRDefault="007325AA" w:rsidP="004B2A8D">
            <w:pPr>
              <w:snapToGrid w:val="0"/>
              <w:spacing w:beforeLines="50" w:before="156" w:afterLines="50" w:after="156" w:line="240" w:lineRule="auto"/>
              <w:rPr>
                <w:rFonts w:ascii="Arial" w:eastAsia="黑体" w:hAnsi="Arial" w:cs="Arial"/>
                <w:sz w:val="52"/>
                <w:szCs w:val="52"/>
              </w:rPr>
            </w:pPr>
          </w:p>
        </w:tc>
      </w:tr>
      <w:tr w:rsidR="003C60F3" w:rsidRPr="003D017A" w14:paraId="40DFE89B" w14:textId="77777777" w:rsidTr="004B2A8D">
        <w:tc>
          <w:tcPr>
            <w:tcW w:w="5000" w:type="pct"/>
            <w:vAlign w:val="center"/>
            <w:tcPrChange w:id="16" w:author="yanghaiping" w:date="2011-09-25T21:45:00Z">
              <w:tcPr>
                <w:tcW w:w="5000" w:type="pct"/>
                <w:vAlign w:val="center"/>
              </w:tcPr>
            </w:tcPrChange>
          </w:tcPr>
          <w:p w14:paraId="3A1B357E" w14:textId="77777777" w:rsidR="003C60F3" w:rsidRPr="004B2A8D" w:rsidRDefault="003C60F3" w:rsidP="004B2A8D">
            <w:pPr>
              <w:snapToGrid w:val="0"/>
              <w:spacing w:beforeLines="50" w:before="156" w:afterLines="50" w:after="156" w:line="240" w:lineRule="auto"/>
              <w:ind w:firstLineChars="640" w:firstLine="1792"/>
              <w:rPr>
                <w:rFonts w:ascii="Arial" w:eastAsia="黑体" w:hAnsi="Arial" w:cs="Arial"/>
                <w:sz w:val="28"/>
                <w:szCs w:val="28"/>
              </w:rPr>
            </w:pPr>
            <w:r w:rsidRPr="004B2A8D">
              <w:rPr>
                <w:rFonts w:ascii="Arial" w:eastAsia="黑体" w:hAnsi="Arial" w:cs="Arial"/>
                <w:bCs/>
                <w:snapToGrid w:val="0"/>
                <w:sz w:val="28"/>
                <w:szCs w:val="28"/>
              </w:rPr>
              <w:t>甲方：</w:t>
            </w:r>
            <w:r w:rsidR="007F0E8A" w:rsidRPr="004B2A8D">
              <w:rPr>
                <w:rFonts w:ascii="Arial" w:eastAsia="黑体" w:hAnsi="Arial" w:cs="Arial"/>
                <w:bCs/>
                <w:snapToGrid w:val="0"/>
                <w:sz w:val="28"/>
                <w:szCs w:val="28"/>
              </w:rPr>
              <w:t>深圳一致药业股份有限公司</w:t>
            </w:r>
          </w:p>
        </w:tc>
      </w:tr>
      <w:tr w:rsidR="003C60F3" w:rsidRPr="003D017A" w14:paraId="29E45C57" w14:textId="77777777" w:rsidTr="004B2A8D">
        <w:trPr>
          <w:trHeight w:val="307"/>
          <w:trPrChange w:id="17" w:author="yanghaiping" w:date="2011-09-25T21:45:00Z">
            <w:trPr>
              <w:trHeight w:val="307"/>
            </w:trPr>
          </w:trPrChange>
        </w:trPr>
        <w:tc>
          <w:tcPr>
            <w:tcW w:w="5000" w:type="pct"/>
            <w:vAlign w:val="center"/>
            <w:tcPrChange w:id="18" w:author="yanghaiping" w:date="2011-09-25T21:45:00Z">
              <w:tcPr>
                <w:tcW w:w="5000" w:type="pct"/>
                <w:vAlign w:val="center"/>
              </w:tcPr>
            </w:tcPrChange>
          </w:tcPr>
          <w:p w14:paraId="68EB673C" w14:textId="77777777" w:rsidR="003C60F3" w:rsidRPr="004B2A8D" w:rsidRDefault="003C60F3" w:rsidP="004B2A8D">
            <w:pPr>
              <w:snapToGrid w:val="0"/>
              <w:spacing w:beforeLines="50" w:before="156" w:afterLines="50" w:after="156" w:line="240" w:lineRule="auto"/>
              <w:ind w:firstLineChars="650" w:firstLine="1820"/>
              <w:rPr>
                <w:rFonts w:ascii="Arial" w:eastAsia="黑体" w:hAnsi="Arial" w:cs="Arial"/>
                <w:bCs/>
                <w:snapToGrid w:val="0"/>
                <w:sz w:val="28"/>
                <w:szCs w:val="28"/>
              </w:rPr>
            </w:pPr>
            <w:r w:rsidRPr="004B2A8D">
              <w:rPr>
                <w:rFonts w:ascii="Arial" w:eastAsia="黑体" w:hAnsi="Arial" w:cs="Arial"/>
                <w:bCs/>
                <w:snapToGrid w:val="0"/>
                <w:sz w:val="28"/>
                <w:szCs w:val="28"/>
              </w:rPr>
              <w:t>乙方：</w:t>
            </w:r>
            <w:r w:rsidR="0050170D" w:rsidRPr="004B2A8D">
              <w:rPr>
                <w:rFonts w:ascii="Arial" w:eastAsia="黑体" w:hAnsi="Arial" w:cs="Arial" w:hint="eastAsia"/>
                <w:bCs/>
                <w:snapToGrid w:val="0"/>
                <w:sz w:val="28"/>
                <w:szCs w:val="28"/>
              </w:rPr>
              <w:t>深圳市中软资源</w:t>
            </w:r>
            <w:r w:rsidR="00326BC5" w:rsidRPr="004B2A8D">
              <w:rPr>
                <w:rFonts w:ascii="Arial" w:eastAsia="黑体" w:hAnsi="Arial" w:cs="Arial" w:hint="eastAsia"/>
                <w:bCs/>
                <w:snapToGrid w:val="0"/>
                <w:sz w:val="28"/>
                <w:szCs w:val="28"/>
              </w:rPr>
              <w:t>技术</w:t>
            </w:r>
            <w:r w:rsidR="0050170D" w:rsidRPr="004B2A8D">
              <w:rPr>
                <w:rFonts w:ascii="Arial" w:eastAsia="黑体" w:hAnsi="Arial" w:cs="Arial" w:hint="eastAsia"/>
                <w:bCs/>
                <w:snapToGrid w:val="0"/>
                <w:sz w:val="28"/>
                <w:szCs w:val="28"/>
              </w:rPr>
              <w:t>服务</w:t>
            </w:r>
            <w:r w:rsidR="00326BC5" w:rsidRPr="004B2A8D">
              <w:rPr>
                <w:rFonts w:ascii="Arial" w:eastAsia="黑体" w:hAnsi="Arial" w:cs="Arial" w:hint="eastAsia"/>
                <w:bCs/>
                <w:snapToGrid w:val="0"/>
                <w:sz w:val="28"/>
                <w:szCs w:val="28"/>
              </w:rPr>
              <w:t>有限公司</w:t>
            </w:r>
          </w:p>
        </w:tc>
      </w:tr>
      <w:tr w:rsidR="003C60F3" w:rsidRPr="003D017A" w14:paraId="6634165A" w14:textId="77777777" w:rsidTr="004B2A8D">
        <w:trPr>
          <w:trHeight w:val="3739"/>
          <w:trPrChange w:id="19" w:author="yanghaiping" w:date="2011-09-25T21:45:00Z">
            <w:trPr>
              <w:trHeight w:val="3739"/>
            </w:trPr>
          </w:trPrChange>
        </w:trPr>
        <w:tc>
          <w:tcPr>
            <w:tcW w:w="5000" w:type="pct"/>
            <w:tcPrChange w:id="20" w:author="yanghaiping" w:date="2011-09-25T21:45:00Z">
              <w:tcPr>
                <w:tcW w:w="5000" w:type="pct"/>
              </w:tcPr>
            </w:tcPrChange>
          </w:tcPr>
          <w:p w14:paraId="38B72C87" w14:textId="77777777" w:rsidR="00F87A13" w:rsidRPr="004B2A8D" w:rsidRDefault="00F87A13" w:rsidP="004B2A8D">
            <w:pPr>
              <w:snapToGrid w:val="0"/>
              <w:spacing w:beforeLines="50" w:before="156" w:afterLines="50" w:after="156" w:line="240" w:lineRule="auto"/>
              <w:jc w:val="both"/>
              <w:rPr>
                <w:rFonts w:ascii="Arial" w:eastAsia="黑体" w:hAnsi="Arial" w:cs="Arial"/>
                <w:b/>
                <w:bCs/>
                <w:snapToGrid w:val="0"/>
                <w:sz w:val="28"/>
                <w:szCs w:val="28"/>
              </w:rPr>
            </w:pPr>
          </w:p>
        </w:tc>
      </w:tr>
      <w:tr w:rsidR="003C60F3" w:rsidRPr="003D017A" w14:paraId="79DEDA56" w14:textId="77777777" w:rsidTr="004B2A8D">
        <w:trPr>
          <w:trHeight w:val="473"/>
          <w:trPrChange w:id="21" w:author="yanghaiping" w:date="2011-09-25T21:45:00Z">
            <w:trPr>
              <w:trHeight w:val="473"/>
            </w:trPr>
          </w:trPrChange>
        </w:trPr>
        <w:tc>
          <w:tcPr>
            <w:tcW w:w="5000" w:type="pct"/>
            <w:tcPrChange w:id="22" w:author="yanghaiping" w:date="2011-09-25T21:45:00Z">
              <w:tcPr>
                <w:tcW w:w="5000" w:type="pct"/>
              </w:tcPr>
            </w:tcPrChange>
          </w:tcPr>
          <w:p w14:paraId="774A5654" w14:textId="77777777" w:rsidR="003C60F3" w:rsidRPr="004B2A8D" w:rsidRDefault="003C60F3" w:rsidP="004B2A8D">
            <w:pPr>
              <w:snapToGrid w:val="0"/>
              <w:spacing w:beforeLines="50" w:before="156" w:afterLines="50" w:after="156" w:line="240" w:lineRule="auto"/>
              <w:ind w:firstLineChars="640" w:firstLine="1792"/>
              <w:rPr>
                <w:rFonts w:ascii="Arial" w:eastAsia="黑体" w:hAnsi="Arial" w:cs="Arial"/>
                <w:sz w:val="28"/>
                <w:szCs w:val="28"/>
              </w:rPr>
            </w:pPr>
            <w:r w:rsidRPr="004B2A8D">
              <w:rPr>
                <w:rFonts w:ascii="Arial" w:eastAsia="黑体" w:hAnsi="Arial" w:cs="Arial"/>
                <w:bCs/>
                <w:sz w:val="28"/>
                <w:szCs w:val="28"/>
              </w:rPr>
              <w:t>合同编号：</w:t>
            </w:r>
            <w:r w:rsidR="000179A2" w:rsidRPr="004B2A8D">
              <w:rPr>
                <w:rFonts w:ascii="Arial" w:eastAsia="黑体" w:hAnsi="Arial" w:cs="Arial"/>
                <w:bCs/>
                <w:sz w:val="28"/>
                <w:szCs w:val="28"/>
              </w:rPr>
              <w:t>SOCSRSZCS11121</w:t>
            </w:r>
          </w:p>
        </w:tc>
      </w:tr>
      <w:tr w:rsidR="001E288B" w:rsidRPr="003D017A" w14:paraId="24BE6F38" w14:textId="77777777" w:rsidTr="004B2A8D">
        <w:trPr>
          <w:trHeight w:val="360"/>
          <w:trPrChange w:id="23" w:author="yanghaiping" w:date="2011-09-25T21:45:00Z">
            <w:trPr>
              <w:trHeight w:val="360"/>
            </w:trPr>
          </w:trPrChange>
        </w:trPr>
        <w:tc>
          <w:tcPr>
            <w:tcW w:w="5000" w:type="pct"/>
            <w:tcPrChange w:id="24" w:author="yanghaiping" w:date="2011-09-25T21:45:00Z">
              <w:tcPr>
                <w:tcW w:w="5000" w:type="pct"/>
              </w:tcPr>
            </w:tcPrChange>
          </w:tcPr>
          <w:p w14:paraId="756AFED0" w14:textId="77777777" w:rsidR="001E288B" w:rsidRPr="004B2A8D" w:rsidRDefault="001E288B" w:rsidP="004B2A8D">
            <w:pPr>
              <w:snapToGrid w:val="0"/>
              <w:spacing w:beforeLines="50" w:before="156" w:afterLines="50" w:after="156" w:line="240" w:lineRule="auto"/>
              <w:ind w:firstLineChars="640" w:firstLine="1792"/>
              <w:rPr>
                <w:rFonts w:ascii="Arial" w:eastAsia="黑体" w:hAnsi="Arial" w:cs="Arial"/>
                <w:bCs/>
                <w:sz w:val="28"/>
                <w:szCs w:val="28"/>
              </w:rPr>
            </w:pPr>
          </w:p>
        </w:tc>
      </w:tr>
      <w:tr w:rsidR="003C60F3" w:rsidRPr="003D017A" w14:paraId="593E635A" w14:textId="77777777" w:rsidTr="004B2A8D">
        <w:tc>
          <w:tcPr>
            <w:tcW w:w="5000" w:type="pct"/>
            <w:tcPrChange w:id="25" w:author="yanghaiping" w:date="2011-09-25T21:45:00Z">
              <w:tcPr>
                <w:tcW w:w="5000" w:type="pct"/>
              </w:tcPr>
            </w:tcPrChange>
          </w:tcPr>
          <w:p w14:paraId="38BD8259" w14:textId="77777777" w:rsidR="003C60F3" w:rsidRPr="004B2A8D" w:rsidRDefault="003C60F3" w:rsidP="004B2A8D">
            <w:pPr>
              <w:snapToGrid w:val="0"/>
              <w:spacing w:beforeLines="50" w:before="156" w:afterLines="50" w:after="156" w:line="240" w:lineRule="auto"/>
              <w:ind w:firstLineChars="640" w:firstLine="1792"/>
              <w:rPr>
                <w:rFonts w:ascii="Arial" w:eastAsia="黑体" w:hAnsi="Arial" w:cs="Arial"/>
                <w:sz w:val="28"/>
                <w:szCs w:val="28"/>
              </w:rPr>
            </w:pPr>
            <w:r w:rsidRPr="004B2A8D">
              <w:rPr>
                <w:rFonts w:ascii="Arial" w:eastAsia="黑体" w:hAnsi="Arial" w:cs="Arial"/>
                <w:bCs/>
                <w:snapToGrid w:val="0"/>
                <w:sz w:val="28"/>
                <w:szCs w:val="28"/>
              </w:rPr>
              <w:lastRenderedPageBreak/>
              <w:t>签订地点：中国广东省深圳市</w:t>
            </w:r>
          </w:p>
        </w:tc>
      </w:tr>
    </w:tbl>
    <w:p w14:paraId="4976576D" w14:textId="77777777" w:rsidR="004B428D" w:rsidRPr="003D017A" w:rsidRDefault="00FD4C4D" w:rsidP="00EF4562">
      <w:pPr>
        <w:snapToGrid w:val="0"/>
        <w:spacing w:line="240" w:lineRule="auto"/>
        <w:rPr>
          <w:rFonts w:ascii="Arial" w:hAnsi="宋体" w:cs="Arial"/>
        </w:rPr>
      </w:pPr>
      <w:r w:rsidRPr="003D017A">
        <w:rPr>
          <w:rFonts w:ascii="Arial" w:hAnsi="Arial" w:cs="Arial"/>
        </w:rPr>
        <w:br w:type="page"/>
      </w:r>
    </w:p>
    <w:p w14:paraId="5C04C15E" w14:textId="77777777" w:rsidR="00AC4A57" w:rsidRPr="003D017A" w:rsidRDefault="00AC4A57" w:rsidP="00A9468D">
      <w:pPr>
        <w:spacing w:line="520" w:lineRule="exact"/>
        <w:ind w:firstLineChars="100" w:firstLine="211"/>
        <w:rPr>
          <w:rFonts w:hAnsi="宋体"/>
        </w:rPr>
      </w:pPr>
      <w:r w:rsidRPr="003D017A">
        <w:rPr>
          <w:rFonts w:hAnsi="宋体" w:hint="eastAsia"/>
          <w:b/>
        </w:rPr>
        <w:t>委托方</w:t>
      </w:r>
      <w:r w:rsidRPr="003D017A">
        <w:rPr>
          <w:rFonts w:hAnsi="宋体" w:hint="eastAsia"/>
        </w:rPr>
        <w:t xml:space="preserve">（甲方）： </w:t>
      </w:r>
      <w:r w:rsidRPr="003D017A">
        <w:rPr>
          <w:rFonts w:hAnsi="宋体" w:hint="eastAsia"/>
          <w:b/>
          <w:u w:val="single"/>
        </w:rPr>
        <w:t>深圳一致药业股份有限公司</w:t>
      </w:r>
    </w:p>
    <w:p w14:paraId="3D7B2C02" w14:textId="77777777" w:rsidR="00A9468D" w:rsidRPr="003D017A" w:rsidRDefault="00A9468D" w:rsidP="00A9468D">
      <w:pPr>
        <w:spacing w:line="520" w:lineRule="exact"/>
        <w:ind w:leftChars="200" w:left="420" w:firstLineChars="100" w:firstLine="210"/>
        <w:rPr>
          <w:rFonts w:hAnsi="宋体"/>
        </w:rPr>
      </w:pPr>
      <w:r w:rsidRPr="003D017A">
        <w:rPr>
          <w:rFonts w:hAnsi="宋体" w:hint="eastAsia"/>
        </w:rPr>
        <w:t>注册地址：</w:t>
      </w:r>
    </w:p>
    <w:p w14:paraId="3954220B" w14:textId="77777777" w:rsidR="00AC4A57" w:rsidRPr="003D017A" w:rsidRDefault="00AC4A57" w:rsidP="00A9468D">
      <w:pPr>
        <w:spacing w:line="520" w:lineRule="exact"/>
        <w:ind w:leftChars="200" w:left="420" w:firstLineChars="100" w:firstLine="210"/>
        <w:rPr>
          <w:rFonts w:hAnsi="宋体"/>
        </w:rPr>
      </w:pPr>
      <w:r w:rsidRPr="003D017A">
        <w:rPr>
          <w:rFonts w:hAnsi="宋体" w:hint="eastAsia"/>
        </w:rPr>
        <w:t>住所地：</w:t>
      </w:r>
    </w:p>
    <w:p w14:paraId="6BAAC740" w14:textId="77777777" w:rsidR="00AC4A57" w:rsidRPr="003D017A" w:rsidRDefault="00AC4A57" w:rsidP="00AC4A57">
      <w:pPr>
        <w:spacing w:line="520" w:lineRule="exact"/>
        <w:rPr>
          <w:rFonts w:hAnsi="宋体"/>
          <w:u w:val="single"/>
        </w:rPr>
      </w:pPr>
      <w:r w:rsidRPr="003D017A">
        <w:rPr>
          <w:rFonts w:hAnsi="宋体" w:hint="eastAsia"/>
        </w:rPr>
        <w:t xml:space="preserve">      法定代表人：</w:t>
      </w:r>
    </w:p>
    <w:p w14:paraId="11AAD87D" w14:textId="77777777" w:rsidR="00AC4A57" w:rsidRPr="003D017A" w:rsidRDefault="00AC4A57" w:rsidP="00AC4A57">
      <w:pPr>
        <w:spacing w:line="520" w:lineRule="exact"/>
        <w:rPr>
          <w:rFonts w:hAnsi="宋体"/>
          <w:u w:val="single"/>
        </w:rPr>
      </w:pPr>
      <w:r w:rsidRPr="003D017A">
        <w:rPr>
          <w:rFonts w:hAnsi="宋体" w:hint="eastAsia"/>
        </w:rPr>
        <w:t xml:space="preserve">      项目联系人：</w:t>
      </w:r>
      <w:r w:rsidRPr="003D017A">
        <w:rPr>
          <w:rFonts w:hAnsi="宋体" w:hint="eastAsia"/>
          <w:u w:val="single"/>
        </w:rPr>
        <w:t>杨海平</w:t>
      </w:r>
    </w:p>
    <w:p w14:paraId="623FFF03" w14:textId="77777777" w:rsidR="00AC4A57" w:rsidRPr="003D017A" w:rsidRDefault="00AC4A57" w:rsidP="00AC4A57">
      <w:pPr>
        <w:spacing w:line="520" w:lineRule="exact"/>
        <w:rPr>
          <w:rFonts w:hAnsi="宋体"/>
        </w:rPr>
      </w:pPr>
      <w:r w:rsidRPr="003D017A">
        <w:rPr>
          <w:rFonts w:hAnsi="宋体" w:hint="eastAsia"/>
        </w:rPr>
        <w:tab/>
      </w:r>
      <w:r w:rsidR="009B09F2" w:rsidRPr="003D017A">
        <w:rPr>
          <w:rFonts w:hAnsi="宋体" w:hint="eastAsia"/>
        </w:rPr>
        <w:t xml:space="preserve">  </w:t>
      </w:r>
      <w:r w:rsidRPr="003D017A">
        <w:rPr>
          <w:rFonts w:hAnsi="宋体" w:hint="eastAsia"/>
        </w:rPr>
        <w:t>联系方式</w:t>
      </w:r>
      <w:r w:rsidR="009B09F2" w:rsidRPr="003D017A">
        <w:rPr>
          <w:rFonts w:hAnsi="宋体" w:hint="eastAsia"/>
        </w:rPr>
        <w:t>：</w:t>
      </w:r>
      <w:ins w:id="26" w:author="yanghaiping" w:date="2011-09-25T21:45:00Z">
        <w:r w:rsidR="00382BF5">
          <w:rPr>
            <w:rFonts w:hAnsi="宋体" w:hint="eastAsia"/>
          </w:rPr>
          <w:t>13590493309</w:t>
        </w:r>
      </w:ins>
    </w:p>
    <w:p w14:paraId="4C26FA7E" w14:textId="77777777" w:rsidR="00AC4A57" w:rsidRPr="003D017A" w:rsidRDefault="00AC4A57" w:rsidP="00AC4A57">
      <w:pPr>
        <w:tabs>
          <w:tab w:val="left" w:pos="8100"/>
        </w:tabs>
        <w:spacing w:line="520" w:lineRule="exact"/>
        <w:rPr>
          <w:rFonts w:hAnsi="宋体"/>
          <w:u w:val="single"/>
        </w:rPr>
      </w:pPr>
      <w:r w:rsidRPr="003D017A">
        <w:rPr>
          <w:rFonts w:hAnsi="宋体" w:hint="eastAsia"/>
        </w:rPr>
        <w:t xml:space="preserve">      通讯地址：</w:t>
      </w:r>
      <w:ins w:id="27" w:author="yanghaiping" w:date="2011-09-25T21:45:00Z">
        <w:r w:rsidR="00382BF5" w:rsidRPr="00F4671F">
          <w:rPr>
            <w:rFonts w:hAnsi="宋体" w:hint="eastAsia"/>
            <w:u w:val="single"/>
          </w:rPr>
          <w:t>深圳市八卦四路15号一致药业大厦</w:t>
        </w:r>
      </w:ins>
    </w:p>
    <w:p w14:paraId="0E649CE7" w14:textId="6AE1FC84" w:rsidR="00AC4A57" w:rsidRPr="003D017A" w:rsidRDefault="00AC4A57" w:rsidP="00AC4A57">
      <w:pPr>
        <w:spacing w:line="520" w:lineRule="exact"/>
        <w:rPr>
          <w:rFonts w:hAnsi="宋体"/>
          <w:u w:val="single"/>
        </w:rPr>
      </w:pPr>
      <w:r w:rsidRPr="003D017A">
        <w:rPr>
          <w:rFonts w:hAnsi="宋体" w:hint="eastAsia"/>
        </w:rPr>
        <w:t xml:space="preserve"> </w:t>
      </w:r>
      <w:r w:rsidR="001A0E51" w:rsidRPr="003D017A">
        <w:rPr>
          <w:rFonts w:hAnsi="宋体" w:hint="eastAsia"/>
        </w:rPr>
        <w:t xml:space="preserve">     </w:t>
      </w:r>
      <w:r w:rsidRPr="003D017A">
        <w:rPr>
          <w:rFonts w:hAnsi="宋体" w:hint="eastAsia"/>
        </w:rPr>
        <w:t>电话：</w:t>
      </w:r>
      <w:r w:rsidRPr="003D017A">
        <w:rPr>
          <w:rFonts w:hAnsi="宋体" w:hint="eastAsia"/>
          <w:u w:val="single"/>
        </w:rPr>
        <w:t>0755-</w:t>
      </w:r>
      <w:del w:id="28" w:author="yanghaiping" w:date="2011-09-25T21:45:00Z">
        <w:r w:rsidRPr="003D017A">
          <w:rPr>
            <w:rFonts w:hAnsi="宋体" w:hint="eastAsia"/>
            <w:u w:val="single"/>
          </w:rPr>
          <w:delText>xxxxxxxx</w:delText>
        </w:r>
      </w:del>
      <w:ins w:id="29" w:author="yanghaiping" w:date="2011-09-25T21:45:00Z">
        <w:r w:rsidR="00382BF5">
          <w:rPr>
            <w:rFonts w:hAnsi="宋体" w:hint="eastAsia"/>
            <w:u w:val="single"/>
          </w:rPr>
          <w:t>25875144</w:t>
        </w:r>
      </w:ins>
      <w:r w:rsidRPr="003D017A">
        <w:rPr>
          <w:rFonts w:hAnsi="宋体" w:hint="eastAsia"/>
        </w:rPr>
        <w:t>传真：</w:t>
      </w:r>
      <w:r w:rsidRPr="003D017A">
        <w:rPr>
          <w:rFonts w:hAnsi="宋体" w:hint="eastAsia"/>
          <w:u w:val="single"/>
        </w:rPr>
        <w:t>0755-</w:t>
      </w:r>
      <w:del w:id="30" w:author="yanghaiping" w:date="2011-09-25T21:45:00Z">
        <w:r w:rsidRPr="003D017A">
          <w:rPr>
            <w:rFonts w:hAnsi="宋体" w:hint="eastAsia"/>
            <w:u w:val="single"/>
          </w:rPr>
          <w:delText>xxxxxxxx</w:delText>
        </w:r>
      </w:del>
      <w:ins w:id="31" w:author="yanghaiping" w:date="2011-09-25T21:45:00Z">
        <w:r w:rsidR="00382BF5">
          <w:rPr>
            <w:rFonts w:hAnsi="宋体" w:hint="eastAsia"/>
            <w:u w:val="single"/>
          </w:rPr>
          <w:t>25875166</w:t>
        </w:r>
      </w:ins>
    </w:p>
    <w:p w14:paraId="44E3F753" w14:textId="77777777" w:rsidR="00AC4A57" w:rsidRPr="003D017A" w:rsidRDefault="00AC4A57" w:rsidP="00AC4A57">
      <w:pPr>
        <w:spacing w:line="520" w:lineRule="exact"/>
        <w:rPr>
          <w:rFonts w:hAnsi="宋体"/>
        </w:rPr>
      </w:pPr>
      <w:r w:rsidRPr="003D017A">
        <w:rPr>
          <w:rFonts w:hAnsi="宋体" w:hint="eastAsia"/>
        </w:rPr>
        <w:t xml:space="preserve">      电子信箱：</w:t>
      </w:r>
      <w:ins w:id="32" w:author="yanghaiping" w:date="2011-09-25T21:45:00Z">
        <w:r w:rsidR="00382BF5">
          <w:rPr>
            <w:rFonts w:hAnsi="宋体" w:hint="eastAsia"/>
          </w:rPr>
          <w:t>szyhp@szaccord.com.cn</w:t>
        </w:r>
      </w:ins>
    </w:p>
    <w:p w14:paraId="789407D6" w14:textId="77777777" w:rsidR="00AC4A57" w:rsidRPr="003D017A" w:rsidRDefault="00AC4A57" w:rsidP="00AC4A57">
      <w:pPr>
        <w:spacing w:line="520" w:lineRule="exact"/>
        <w:rPr>
          <w:rFonts w:hAnsi="宋体"/>
          <w:u w:val="single"/>
        </w:rPr>
      </w:pPr>
      <w:r w:rsidRPr="003D017A">
        <w:rPr>
          <w:rFonts w:hAnsi="宋体" w:hint="eastAsia"/>
          <w:b/>
        </w:rPr>
        <w:t>受托方</w:t>
      </w:r>
      <w:r w:rsidRPr="003D017A">
        <w:rPr>
          <w:rFonts w:hAnsi="宋体" w:hint="eastAsia"/>
        </w:rPr>
        <w:t>（乙方）：</w:t>
      </w:r>
      <w:r w:rsidRPr="003D017A">
        <w:rPr>
          <w:rFonts w:hAnsi="宋体" w:hint="eastAsia"/>
          <w:b/>
          <w:u w:val="single"/>
        </w:rPr>
        <w:t>深圳市中软资源技术服务</w:t>
      </w:r>
      <w:r w:rsidR="00483AF7" w:rsidRPr="003D017A">
        <w:rPr>
          <w:rFonts w:hAnsi="宋体" w:hint="eastAsia"/>
          <w:b/>
          <w:u w:val="single"/>
        </w:rPr>
        <w:t>有限公司</w:t>
      </w:r>
    </w:p>
    <w:p w14:paraId="61FD9107" w14:textId="77777777" w:rsidR="00A9468D" w:rsidRPr="003D017A" w:rsidRDefault="00A9468D" w:rsidP="001A0E51">
      <w:pPr>
        <w:spacing w:line="520" w:lineRule="exact"/>
        <w:ind w:firstLineChars="300" w:firstLine="630"/>
        <w:rPr>
          <w:rFonts w:hAnsi="宋体"/>
        </w:rPr>
      </w:pPr>
      <w:r w:rsidRPr="003D017A">
        <w:rPr>
          <w:rFonts w:hAnsi="宋体" w:hint="eastAsia"/>
        </w:rPr>
        <w:t>注册地址：</w:t>
      </w:r>
      <w:r w:rsidRPr="003D017A">
        <w:rPr>
          <w:rFonts w:hAnsi="宋体" w:hint="eastAsia"/>
          <w:u w:val="single"/>
        </w:rPr>
        <w:t>深圳市南山科技园中区高新中一道9号软件大厦1006室</w:t>
      </w:r>
    </w:p>
    <w:p w14:paraId="57B1B626" w14:textId="77777777" w:rsidR="00AC4A57" w:rsidRPr="003D017A" w:rsidRDefault="00AC4A57" w:rsidP="00A9468D">
      <w:pPr>
        <w:spacing w:line="520" w:lineRule="exact"/>
        <w:ind w:leftChars="200" w:left="420" w:firstLineChars="100" w:firstLine="210"/>
        <w:rPr>
          <w:rFonts w:hAnsi="宋体"/>
        </w:rPr>
      </w:pPr>
      <w:r w:rsidRPr="003D017A">
        <w:rPr>
          <w:rFonts w:hAnsi="宋体" w:hint="eastAsia"/>
        </w:rPr>
        <w:t>住所地</w:t>
      </w:r>
      <w:r w:rsidR="00A9468D" w:rsidRPr="003D017A">
        <w:rPr>
          <w:rFonts w:hAnsi="宋体" w:hint="eastAsia"/>
        </w:rPr>
        <w:t>：</w:t>
      </w:r>
      <w:r w:rsidRPr="003D017A">
        <w:rPr>
          <w:rFonts w:hAnsi="宋体" w:hint="eastAsia"/>
          <w:u w:val="single"/>
        </w:rPr>
        <w:t>深圳市南山科技园中区高新中一道9号软件大厦1006室</w:t>
      </w:r>
    </w:p>
    <w:p w14:paraId="57A5AC44" w14:textId="77777777" w:rsidR="00AC4A57" w:rsidRPr="003D017A" w:rsidRDefault="00AC4A57" w:rsidP="00AC4A57">
      <w:pPr>
        <w:spacing w:line="520" w:lineRule="exact"/>
        <w:rPr>
          <w:rFonts w:hAnsi="宋体"/>
          <w:u w:val="single"/>
        </w:rPr>
      </w:pPr>
      <w:r w:rsidRPr="003D017A">
        <w:rPr>
          <w:rFonts w:hAnsi="宋体" w:hint="eastAsia"/>
        </w:rPr>
        <w:t xml:space="preserve">      法定代表人：</w:t>
      </w:r>
    </w:p>
    <w:p w14:paraId="09CE8C17" w14:textId="77777777" w:rsidR="00AC4A57" w:rsidRPr="003D017A" w:rsidRDefault="00AC4A57" w:rsidP="009B09F2">
      <w:pPr>
        <w:spacing w:line="520" w:lineRule="exact"/>
        <w:ind w:firstLineChars="300" w:firstLine="630"/>
        <w:rPr>
          <w:rFonts w:hAnsi="宋体"/>
          <w:u w:val="single"/>
        </w:rPr>
      </w:pPr>
      <w:r w:rsidRPr="003D017A">
        <w:rPr>
          <w:rFonts w:hAnsi="宋体" w:hint="eastAsia"/>
        </w:rPr>
        <w:t>项目联系人：</w:t>
      </w:r>
      <w:r w:rsidR="00E3290E" w:rsidRPr="003D017A">
        <w:rPr>
          <w:rFonts w:hAnsi="宋体" w:hint="eastAsia"/>
          <w:u w:val="single"/>
        </w:rPr>
        <w:t>彭金</w:t>
      </w:r>
    </w:p>
    <w:p w14:paraId="53E10A99" w14:textId="77777777" w:rsidR="00AC4A57" w:rsidRPr="003D017A" w:rsidRDefault="00AC4A57" w:rsidP="00AC4A57">
      <w:pPr>
        <w:spacing w:line="520" w:lineRule="exact"/>
        <w:rPr>
          <w:rFonts w:hAnsi="宋体"/>
        </w:rPr>
      </w:pPr>
      <w:r w:rsidRPr="003D017A">
        <w:rPr>
          <w:rFonts w:hAnsi="宋体" w:hint="eastAsia"/>
        </w:rPr>
        <w:t xml:space="preserve">      联系方式 </w:t>
      </w:r>
      <w:r w:rsidR="009B09F2" w:rsidRPr="003D017A">
        <w:rPr>
          <w:rFonts w:hAnsi="宋体" w:hint="eastAsia"/>
        </w:rPr>
        <w:t>:18688754596</w:t>
      </w:r>
    </w:p>
    <w:p w14:paraId="7B606AEB" w14:textId="77777777" w:rsidR="00AC4A57" w:rsidRPr="003D017A" w:rsidRDefault="00AC4A57" w:rsidP="00AC4A57">
      <w:pPr>
        <w:tabs>
          <w:tab w:val="left" w:pos="8100"/>
        </w:tabs>
        <w:spacing w:line="520" w:lineRule="exact"/>
        <w:rPr>
          <w:rFonts w:hAnsi="宋体"/>
          <w:u w:val="single"/>
        </w:rPr>
      </w:pPr>
      <w:r w:rsidRPr="003D017A">
        <w:rPr>
          <w:rFonts w:hAnsi="宋体" w:hint="eastAsia"/>
        </w:rPr>
        <w:t xml:space="preserve">      通讯地址：</w:t>
      </w:r>
      <w:r w:rsidRPr="003D017A">
        <w:rPr>
          <w:rFonts w:hAnsi="宋体" w:hint="eastAsia"/>
          <w:u w:val="single"/>
        </w:rPr>
        <w:t>深圳市南山科技园中区高新中一道9号软件大厦1006室</w:t>
      </w:r>
    </w:p>
    <w:p w14:paraId="3CF2A352" w14:textId="77777777" w:rsidR="00AC4A57" w:rsidRPr="003D017A" w:rsidRDefault="00AC4A57" w:rsidP="00AC4A57">
      <w:pPr>
        <w:spacing w:line="520" w:lineRule="exact"/>
        <w:rPr>
          <w:rFonts w:hAnsi="宋体"/>
          <w:u w:val="single"/>
        </w:rPr>
      </w:pPr>
      <w:r w:rsidRPr="003D017A">
        <w:rPr>
          <w:rFonts w:hAnsi="宋体" w:hint="eastAsia"/>
        </w:rPr>
        <w:t xml:space="preserve">      电话：</w:t>
      </w:r>
      <w:r w:rsidRPr="003D017A">
        <w:rPr>
          <w:rFonts w:hAnsi="宋体" w:hint="eastAsia"/>
          <w:u w:val="single"/>
        </w:rPr>
        <w:t>0755-26037669</w:t>
      </w:r>
      <w:r w:rsidRPr="003D017A">
        <w:rPr>
          <w:rFonts w:hAnsi="宋体" w:hint="eastAsia"/>
        </w:rPr>
        <w:t xml:space="preserve"> 传真：</w:t>
      </w:r>
      <w:r w:rsidRPr="003D017A">
        <w:rPr>
          <w:rFonts w:hAnsi="宋体" w:hint="eastAsia"/>
          <w:u w:val="single"/>
        </w:rPr>
        <w:t>0755-26037648</w:t>
      </w:r>
    </w:p>
    <w:p w14:paraId="4370547C" w14:textId="77777777" w:rsidR="00AC4A57" w:rsidRPr="003D017A" w:rsidRDefault="00AC4A57" w:rsidP="00AC4A57">
      <w:pPr>
        <w:spacing w:line="520" w:lineRule="exact"/>
        <w:rPr>
          <w:rFonts w:hAnsi="宋体"/>
        </w:rPr>
      </w:pPr>
      <w:r w:rsidRPr="003D017A">
        <w:rPr>
          <w:rFonts w:hAnsi="宋体" w:hint="eastAsia"/>
        </w:rPr>
        <w:t xml:space="preserve">      电子信箱：</w:t>
      </w:r>
      <w:r w:rsidR="00E3290E" w:rsidRPr="003D017A">
        <w:rPr>
          <w:rFonts w:hAnsi="宋体" w:hint="eastAsia"/>
          <w:u w:val="single"/>
        </w:rPr>
        <w:t>pengjin@chinasoftinc.com</w:t>
      </w:r>
    </w:p>
    <w:p w14:paraId="4765EEC4" w14:textId="77777777" w:rsidR="00572E54" w:rsidRPr="003D017A" w:rsidRDefault="00572E54" w:rsidP="00572E54">
      <w:pPr>
        <w:snapToGrid w:val="0"/>
        <w:spacing w:line="240" w:lineRule="auto"/>
        <w:rPr>
          <w:rFonts w:ascii="Arial" w:hAnsi="Arial" w:cs="Arial"/>
        </w:rPr>
      </w:pPr>
    </w:p>
    <w:p w14:paraId="2C85A740" w14:textId="77777777" w:rsidR="004B428D" w:rsidRPr="003D017A" w:rsidRDefault="004B428D" w:rsidP="00572E54">
      <w:pPr>
        <w:snapToGrid w:val="0"/>
        <w:spacing w:line="240" w:lineRule="auto"/>
        <w:rPr>
          <w:rFonts w:ascii="Arial" w:hAnsi="Arial" w:cs="Arial"/>
        </w:rPr>
      </w:pPr>
    </w:p>
    <w:p w14:paraId="1E6E181F" w14:textId="77777777" w:rsidR="00572E54" w:rsidRPr="003D017A" w:rsidRDefault="00572E54" w:rsidP="000667A6">
      <w:pPr>
        <w:snapToGrid w:val="0"/>
        <w:spacing w:line="240" w:lineRule="auto"/>
        <w:rPr>
          <w:rFonts w:ascii="Arial" w:hAnsi="Arial" w:cs="Arial"/>
          <w:bCs/>
        </w:rPr>
      </w:pPr>
      <w:r w:rsidRPr="003D017A">
        <w:rPr>
          <w:rFonts w:ascii="Arial" w:hAnsi="宋体" w:cs="Arial"/>
        </w:rPr>
        <w:t>根据《中华人民共和国合同法》及其他有关法律法规，甲乙双方在平等自愿的基础上，经</w:t>
      </w:r>
      <w:proofErr w:type="gramStart"/>
      <w:r w:rsidRPr="003D017A">
        <w:rPr>
          <w:rFonts w:ascii="Arial" w:hAnsi="宋体" w:cs="Arial"/>
        </w:rPr>
        <w:t>充分友好</w:t>
      </w:r>
      <w:proofErr w:type="gramEnd"/>
      <w:r w:rsidRPr="003D017A">
        <w:rPr>
          <w:rFonts w:ascii="Arial" w:hAnsi="宋体" w:cs="Arial"/>
        </w:rPr>
        <w:t>协商，就甲方委托乙方进行</w:t>
      </w:r>
      <w:r w:rsidR="000667A6" w:rsidRPr="003D017A">
        <w:rPr>
          <w:rFonts w:ascii="Arial" w:hAnsi="宋体" w:cs="Arial" w:hint="eastAsia"/>
        </w:rPr>
        <w:t>《</w:t>
      </w:r>
      <w:r w:rsidR="000179A2" w:rsidRPr="003D017A">
        <w:rPr>
          <w:rFonts w:ascii="Arial" w:hAnsi="宋体" w:cs="Arial" w:hint="eastAsia"/>
        </w:rPr>
        <w:t>一致药业预算管理系统二期开发项目</w:t>
      </w:r>
      <w:r w:rsidR="000667A6" w:rsidRPr="003D017A">
        <w:rPr>
          <w:rFonts w:ascii="Arial" w:hAnsi="宋体" w:cs="Arial" w:hint="eastAsia"/>
        </w:rPr>
        <w:t>》</w:t>
      </w:r>
      <w:r w:rsidRPr="003D017A">
        <w:rPr>
          <w:rFonts w:ascii="Arial" w:hAnsi="宋体" w:cs="Arial" w:hint="eastAsia"/>
        </w:rPr>
        <w:t>（“本项目”）</w:t>
      </w:r>
      <w:r w:rsidRPr="003D017A">
        <w:rPr>
          <w:rFonts w:ascii="Arial" w:hAnsi="宋体" w:cs="Arial"/>
        </w:rPr>
        <w:t>的研究开发工作（</w:t>
      </w:r>
      <w:r w:rsidRPr="003D017A">
        <w:rPr>
          <w:rFonts w:ascii="Arial" w:hAnsi="宋体" w:cs="Arial" w:hint="eastAsia"/>
        </w:rPr>
        <w:t>“</w:t>
      </w:r>
      <w:r w:rsidRPr="003D017A">
        <w:rPr>
          <w:rFonts w:ascii="Arial" w:hAnsi="宋体" w:cs="Arial"/>
        </w:rPr>
        <w:t>开发工作</w:t>
      </w:r>
      <w:r w:rsidRPr="003D017A">
        <w:rPr>
          <w:rFonts w:ascii="Arial" w:hAnsi="宋体" w:cs="Arial" w:hint="eastAsia"/>
        </w:rPr>
        <w:t>”</w:t>
      </w:r>
      <w:r w:rsidRPr="003D017A">
        <w:rPr>
          <w:rFonts w:ascii="Arial" w:hAnsi="宋体" w:cs="Arial"/>
        </w:rPr>
        <w:t>）事宜，达成如下协议（</w:t>
      </w:r>
      <w:r w:rsidRPr="003D017A">
        <w:rPr>
          <w:rFonts w:ascii="Arial" w:hAnsi="Arial" w:cs="Arial" w:hint="eastAsia"/>
        </w:rPr>
        <w:t>“</w:t>
      </w:r>
      <w:r w:rsidRPr="003D017A">
        <w:rPr>
          <w:rFonts w:ascii="Arial" w:hAnsi="宋体" w:cs="Arial"/>
        </w:rPr>
        <w:t>本合同</w:t>
      </w:r>
      <w:r w:rsidRPr="003D017A">
        <w:rPr>
          <w:rFonts w:ascii="Arial" w:hAnsi="Arial" w:cs="Arial" w:hint="eastAsia"/>
        </w:rPr>
        <w:t>”</w:t>
      </w:r>
      <w:r w:rsidRPr="003D017A">
        <w:rPr>
          <w:rFonts w:ascii="Arial" w:hAnsi="宋体" w:cs="Arial"/>
        </w:rPr>
        <w:t>）。</w:t>
      </w:r>
    </w:p>
    <w:p w14:paraId="00A016E3" w14:textId="77777777" w:rsidR="00572E54" w:rsidRPr="003D017A" w:rsidRDefault="00572E54" w:rsidP="00572E54">
      <w:pPr>
        <w:snapToGrid w:val="0"/>
        <w:spacing w:line="240" w:lineRule="auto"/>
        <w:rPr>
          <w:rFonts w:ascii="Arial" w:hAnsi="Arial" w:cs="Arial"/>
        </w:rPr>
      </w:pPr>
    </w:p>
    <w:p w14:paraId="189AA9BB" w14:textId="77777777" w:rsidR="00572E54" w:rsidRPr="003D017A" w:rsidRDefault="00572E54" w:rsidP="00572E54">
      <w:pPr>
        <w:jc w:val="center"/>
        <w:rPr>
          <w:rFonts w:ascii="Arial" w:hAnsi="Arial" w:cs="Arial"/>
          <w:b/>
          <w:sz w:val="24"/>
        </w:rPr>
      </w:pPr>
      <w:r w:rsidRPr="003D017A">
        <w:rPr>
          <w:rFonts w:ascii="Arial" w:hAnsi="Arial" w:cs="Arial"/>
          <w:b/>
          <w:sz w:val="24"/>
        </w:rPr>
        <w:t>第一部分：技术及商务条款</w:t>
      </w:r>
    </w:p>
    <w:p w14:paraId="006E254F" w14:textId="77777777" w:rsidR="007C0F0E" w:rsidRPr="003D017A" w:rsidRDefault="001E288C" w:rsidP="001C0741">
      <w:pPr>
        <w:snapToGrid w:val="0"/>
        <w:spacing w:line="240" w:lineRule="auto"/>
        <w:outlineLvl w:val="0"/>
        <w:rPr>
          <w:rFonts w:ascii="Arial" w:hAnsi="Arial" w:cs="Arial"/>
          <w:b/>
          <w:bCs/>
        </w:rPr>
      </w:pPr>
      <w:r w:rsidRPr="003D017A">
        <w:rPr>
          <w:rFonts w:ascii="Arial" w:hAnsi="Arial" w:cs="Arial" w:hint="eastAsia"/>
          <w:b/>
          <w:bCs/>
        </w:rPr>
        <w:t>1</w:t>
      </w:r>
      <w:r w:rsidR="009B09F2" w:rsidRPr="003D017A">
        <w:rPr>
          <w:rFonts w:ascii="Arial" w:hAnsi="Arial" w:cs="Arial" w:hint="eastAsia"/>
          <w:b/>
          <w:bCs/>
        </w:rPr>
        <w:t xml:space="preserve"> </w:t>
      </w:r>
      <w:r w:rsidR="00662E58" w:rsidRPr="003D017A">
        <w:rPr>
          <w:rFonts w:ascii="Arial" w:hAnsi="宋体" w:cs="Arial"/>
          <w:b/>
          <w:bCs/>
        </w:rPr>
        <w:t>合作</w:t>
      </w:r>
      <w:r w:rsidR="002621C2" w:rsidRPr="003D017A">
        <w:rPr>
          <w:rFonts w:ascii="Arial" w:hAnsi="宋体" w:cs="Arial" w:hint="eastAsia"/>
          <w:b/>
          <w:bCs/>
        </w:rPr>
        <w:t>内容</w:t>
      </w:r>
    </w:p>
    <w:p w14:paraId="1C99F36C" w14:textId="77777777" w:rsidR="009B09F2" w:rsidRPr="003D017A" w:rsidRDefault="009B09F2" w:rsidP="00417BE3">
      <w:pPr>
        <w:snapToGrid w:val="0"/>
        <w:spacing w:line="240" w:lineRule="auto"/>
        <w:ind w:left="517" w:hangingChars="245" w:hanging="517"/>
        <w:rPr>
          <w:rFonts w:ascii="Arial" w:hAnsi="Arial" w:cs="Arial"/>
          <w:b/>
          <w:bCs/>
        </w:rPr>
      </w:pPr>
    </w:p>
    <w:p w14:paraId="591C3C68" w14:textId="77777777" w:rsidR="007C0F0E" w:rsidRPr="003D017A" w:rsidRDefault="001E288C" w:rsidP="00417BE3">
      <w:pPr>
        <w:snapToGrid w:val="0"/>
        <w:spacing w:line="240" w:lineRule="auto"/>
        <w:ind w:left="517" w:hangingChars="245" w:hanging="517"/>
        <w:rPr>
          <w:rFonts w:ascii="Arial" w:hAnsi="Arial" w:cs="Arial"/>
          <w:bCs/>
        </w:rPr>
      </w:pPr>
      <w:r w:rsidRPr="003D017A">
        <w:rPr>
          <w:rFonts w:ascii="Arial" w:hAnsi="Arial" w:cs="Arial" w:hint="eastAsia"/>
          <w:b/>
          <w:bCs/>
        </w:rPr>
        <w:t>1</w:t>
      </w:r>
      <w:r w:rsidR="002621C2" w:rsidRPr="003D017A">
        <w:rPr>
          <w:rFonts w:ascii="Arial" w:hAnsi="Arial" w:cs="Arial" w:hint="eastAsia"/>
          <w:b/>
          <w:bCs/>
        </w:rPr>
        <w:t xml:space="preserve">.1 </w:t>
      </w:r>
      <w:r w:rsidR="009B09F2" w:rsidRPr="003D017A">
        <w:rPr>
          <w:rFonts w:ascii="Arial" w:hAnsi="Arial" w:cs="Arial" w:hint="eastAsia"/>
          <w:b/>
          <w:bCs/>
        </w:rPr>
        <w:t xml:space="preserve"> </w:t>
      </w:r>
      <w:r w:rsidR="003E7FBB" w:rsidRPr="003D017A">
        <w:rPr>
          <w:rFonts w:ascii="Arial" w:hAnsi="Arial" w:cs="Arial" w:hint="eastAsia"/>
          <w:bCs/>
        </w:rPr>
        <w:t>为</w:t>
      </w:r>
      <w:r w:rsidR="006C06C7" w:rsidRPr="003D017A">
        <w:rPr>
          <w:rFonts w:ascii="Arial" w:hAnsi="Arial" w:cs="Arial" w:hint="eastAsia"/>
          <w:bCs/>
        </w:rPr>
        <w:t>满足甲方交付要求</w:t>
      </w:r>
      <w:r w:rsidR="003E7FBB" w:rsidRPr="003D017A">
        <w:rPr>
          <w:rFonts w:ascii="Arial" w:hAnsi="Arial" w:cs="Arial" w:hint="eastAsia"/>
          <w:bCs/>
        </w:rPr>
        <w:t>，甲方委托乙方</w:t>
      </w:r>
      <w:r w:rsidR="00411DF7" w:rsidRPr="003D017A">
        <w:rPr>
          <w:rFonts w:ascii="Arial" w:hAnsi="Arial" w:cs="Arial" w:hint="eastAsia"/>
          <w:bCs/>
        </w:rPr>
        <w:t>进行</w:t>
      </w:r>
      <w:r w:rsidR="000179A2" w:rsidRPr="003D017A">
        <w:rPr>
          <w:rFonts w:ascii="Arial" w:hAnsi="宋体" w:cs="Arial" w:hint="eastAsia"/>
        </w:rPr>
        <w:t>《一致药业预算管理系统二期开发项目》</w:t>
      </w:r>
      <w:r w:rsidR="00A43623" w:rsidRPr="003D017A">
        <w:rPr>
          <w:rFonts w:ascii="Arial" w:hAnsi="Arial" w:cs="Arial" w:hint="eastAsia"/>
          <w:bCs/>
        </w:rPr>
        <w:t>的</w:t>
      </w:r>
      <w:r w:rsidR="000667A6" w:rsidRPr="003D017A">
        <w:rPr>
          <w:rFonts w:ascii="Arial" w:hAnsi="Arial" w:cs="Arial" w:hint="eastAsia"/>
          <w:bCs/>
        </w:rPr>
        <w:t>开发</w:t>
      </w:r>
      <w:r w:rsidR="00D46B6B" w:rsidRPr="003D017A">
        <w:rPr>
          <w:rFonts w:ascii="Arial" w:hAnsi="Arial" w:cs="Arial" w:hint="eastAsia"/>
          <w:bCs/>
        </w:rPr>
        <w:t>工作</w:t>
      </w:r>
      <w:r w:rsidR="009908A4" w:rsidRPr="003D017A">
        <w:rPr>
          <w:rFonts w:ascii="Arial" w:hAnsi="Arial" w:cs="Arial" w:hint="eastAsia"/>
          <w:bCs/>
        </w:rPr>
        <w:t>。</w:t>
      </w:r>
    </w:p>
    <w:p w14:paraId="2B463806" w14:textId="77777777" w:rsidR="003E7FBB" w:rsidRPr="003D017A" w:rsidRDefault="003E7FBB" w:rsidP="007C0F0E">
      <w:pPr>
        <w:snapToGrid w:val="0"/>
        <w:spacing w:line="240" w:lineRule="auto"/>
        <w:rPr>
          <w:rFonts w:ascii="Arial" w:hAnsi="宋体" w:cs="Arial"/>
        </w:rPr>
      </w:pPr>
    </w:p>
    <w:p w14:paraId="3FE01AA4" w14:textId="77777777" w:rsidR="00FE3955" w:rsidRPr="003D017A" w:rsidRDefault="001E288C" w:rsidP="00417BE3">
      <w:pPr>
        <w:snapToGrid w:val="0"/>
        <w:spacing w:line="240" w:lineRule="auto"/>
        <w:ind w:left="517" w:hangingChars="245" w:hanging="517"/>
        <w:rPr>
          <w:rFonts w:ascii="Arial" w:hAnsi="Arial" w:cs="Arial"/>
          <w:bCs/>
        </w:rPr>
      </w:pPr>
      <w:r w:rsidRPr="003D017A">
        <w:rPr>
          <w:rFonts w:ascii="Arial" w:hAnsi="宋体" w:cs="Arial" w:hint="eastAsia"/>
          <w:b/>
        </w:rPr>
        <w:t>1</w:t>
      </w:r>
      <w:r w:rsidR="003E7FBB" w:rsidRPr="003D017A">
        <w:rPr>
          <w:rFonts w:ascii="Arial" w:hAnsi="宋体" w:cs="Arial" w:hint="eastAsia"/>
          <w:b/>
        </w:rPr>
        <w:t>.2</w:t>
      </w:r>
      <w:r w:rsidR="009B09F2" w:rsidRPr="003D017A">
        <w:rPr>
          <w:rFonts w:ascii="Arial" w:hAnsi="宋体" w:cs="Arial" w:hint="eastAsia"/>
          <w:b/>
        </w:rPr>
        <w:t xml:space="preserve">  </w:t>
      </w:r>
      <w:r w:rsidR="006832A7" w:rsidRPr="003D017A">
        <w:rPr>
          <w:rFonts w:ascii="Arial" w:hAnsi="Arial" w:cs="Arial" w:hint="eastAsia"/>
          <w:bCs/>
        </w:rPr>
        <w:t>乙方应在</w:t>
      </w:r>
      <w:r w:rsidR="00104BAC" w:rsidRPr="003D017A">
        <w:rPr>
          <w:rFonts w:ascii="Arial" w:hAnsi="Arial" w:cs="Arial" w:hint="eastAsia"/>
          <w:bCs/>
        </w:rPr>
        <w:t>本合同</w:t>
      </w:r>
      <w:r w:rsidR="006832A7" w:rsidRPr="003D017A">
        <w:rPr>
          <w:rFonts w:ascii="Arial" w:hAnsi="Arial" w:cs="Arial" w:hint="eastAsia"/>
          <w:bCs/>
        </w:rPr>
        <w:t>约定的时间内，根据</w:t>
      </w:r>
      <w:r w:rsidR="00305C2D" w:rsidRPr="003D017A">
        <w:rPr>
          <w:rFonts w:ascii="Arial" w:hAnsi="Arial" w:cs="Arial" w:hint="eastAsia"/>
          <w:bCs/>
        </w:rPr>
        <w:t>本合同附件一</w:t>
      </w:r>
      <w:r w:rsidR="001C0741" w:rsidRPr="003D017A">
        <w:rPr>
          <w:rFonts w:ascii="Arial" w:hAnsi="宋体" w:cs="Arial" w:hint="eastAsia"/>
        </w:rPr>
        <w:t>《一致药业预算管理系统二期开发</w:t>
      </w:r>
      <w:r w:rsidR="001C0741" w:rsidRPr="003D017A">
        <w:rPr>
          <w:rFonts w:ascii="Arial" w:hAnsi="宋体" w:cs="Arial" w:hint="eastAsia"/>
        </w:rPr>
        <w:lastRenderedPageBreak/>
        <w:t>项目</w:t>
      </w:r>
      <w:r w:rsidR="001C0741" w:rsidRPr="003D017A">
        <w:rPr>
          <w:rFonts w:ascii="Arial" w:hAnsi="Arial" w:cs="Arial"/>
          <w:bCs/>
        </w:rPr>
        <w:t>工作任务书</w:t>
      </w:r>
      <w:r w:rsidR="001C0741" w:rsidRPr="003D017A">
        <w:rPr>
          <w:rFonts w:ascii="Arial" w:hAnsi="宋体" w:cs="Arial" w:hint="eastAsia"/>
        </w:rPr>
        <w:t>》</w:t>
      </w:r>
      <w:r w:rsidR="00793E7F" w:rsidRPr="003D017A">
        <w:rPr>
          <w:rFonts w:ascii="Arial" w:hAnsi="Arial" w:cs="Arial" w:hint="eastAsia"/>
          <w:bCs/>
        </w:rPr>
        <w:t>规定的工作内容，完成本项目的研究开发</w:t>
      </w:r>
      <w:r w:rsidR="00DA5504" w:rsidRPr="003D017A">
        <w:rPr>
          <w:rFonts w:ascii="Arial" w:hAnsi="Arial" w:cs="Arial" w:hint="eastAsia"/>
          <w:bCs/>
        </w:rPr>
        <w:t>及测试</w:t>
      </w:r>
      <w:r w:rsidR="00793E7F" w:rsidRPr="003D017A">
        <w:rPr>
          <w:rFonts w:ascii="Arial" w:hAnsi="Arial" w:cs="Arial" w:hint="eastAsia"/>
          <w:bCs/>
        </w:rPr>
        <w:t>工作。</w:t>
      </w:r>
    </w:p>
    <w:p w14:paraId="136AE4F7" w14:textId="77777777" w:rsidR="007C0F0E" w:rsidRPr="003D017A" w:rsidRDefault="007C0F0E" w:rsidP="007C0F0E">
      <w:pPr>
        <w:snapToGrid w:val="0"/>
        <w:spacing w:line="240" w:lineRule="auto"/>
        <w:rPr>
          <w:rFonts w:ascii="Arial" w:hAnsi="Arial" w:cs="Arial"/>
          <w:bCs/>
        </w:rPr>
      </w:pPr>
    </w:p>
    <w:p w14:paraId="06DE93FA" w14:textId="77777777" w:rsidR="007C0F0E" w:rsidRPr="003D017A" w:rsidRDefault="001E288C" w:rsidP="004A5B6E">
      <w:pPr>
        <w:spacing w:line="240" w:lineRule="auto"/>
        <w:outlineLvl w:val="0"/>
        <w:rPr>
          <w:rFonts w:ascii="Arial" w:hAnsi="Arial" w:cs="Arial"/>
        </w:rPr>
      </w:pPr>
      <w:r w:rsidRPr="003D017A">
        <w:rPr>
          <w:rFonts w:ascii="Arial" w:hAnsi="Arial" w:cs="Arial" w:hint="eastAsia"/>
          <w:b/>
          <w:bCs/>
        </w:rPr>
        <w:t>2</w:t>
      </w:r>
      <w:r w:rsidR="009B09F2" w:rsidRPr="003D017A">
        <w:rPr>
          <w:rFonts w:ascii="Arial" w:hAnsi="Arial" w:cs="Arial" w:hint="eastAsia"/>
          <w:b/>
          <w:bCs/>
        </w:rPr>
        <w:t xml:space="preserve"> </w:t>
      </w:r>
      <w:r w:rsidR="007C0F0E" w:rsidRPr="003D017A">
        <w:rPr>
          <w:rFonts w:ascii="Arial" w:hAnsi="宋体" w:cs="Arial"/>
          <w:b/>
          <w:bCs/>
        </w:rPr>
        <w:t>开发成果</w:t>
      </w:r>
      <w:r w:rsidR="00FA5859" w:rsidRPr="003D017A">
        <w:rPr>
          <w:rFonts w:ascii="Arial" w:hAnsi="宋体" w:cs="Arial"/>
          <w:b/>
          <w:bCs/>
        </w:rPr>
        <w:t>交付</w:t>
      </w:r>
    </w:p>
    <w:p w14:paraId="23DF92CC" w14:textId="77777777" w:rsidR="009B09F2" w:rsidRPr="003D017A" w:rsidRDefault="009B09F2" w:rsidP="007C0F0E">
      <w:pPr>
        <w:snapToGrid w:val="0"/>
        <w:spacing w:line="240" w:lineRule="auto"/>
        <w:rPr>
          <w:rFonts w:ascii="Arial" w:hAnsi="Arial" w:cs="Arial"/>
          <w:b/>
          <w:bCs/>
        </w:rPr>
      </w:pPr>
    </w:p>
    <w:p w14:paraId="530F5FB2" w14:textId="77777777" w:rsidR="007C0F0E" w:rsidRPr="003D017A" w:rsidRDefault="001E288C" w:rsidP="007C0F0E">
      <w:pPr>
        <w:snapToGrid w:val="0"/>
        <w:spacing w:line="240" w:lineRule="auto"/>
        <w:rPr>
          <w:rFonts w:ascii="Arial" w:hAnsi="宋体" w:cs="Arial"/>
          <w:bCs/>
        </w:rPr>
      </w:pPr>
      <w:r w:rsidRPr="003D017A">
        <w:rPr>
          <w:rFonts w:ascii="Arial" w:hAnsi="Arial" w:cs="Arial" w:hint="eastAsia"/>
          <w:b/>
          <w:bCs/>
        </w:rPr>
        <w:t>2</w:t>
      </w:r>
      <w:r w:rsidR="007C0F0E" w:rsidRPr="003D017A">
        <w:rPr>
          <w:rFonts w:ascii="Arial" w:hAnsi="Arial" w:cs="Arial"/>
          <w:b/>
          <w:bCs/>
        </w:rPr>
        <w:t>.1</w:t>
      </w:r>
      <w:r w:rsidR="009B09F2" w:rsidRPr="003D017A">
        <w:rPr>
          <w:rFonts w:ascii="Arial" w:hAnsi="Arial" w:cs="Arial" w:hint="eastAsia"/>
          <w:b/>
          <w:bCs/>
        </w:rPr>
        <w:t xml:space="preserve"> </w:t>
      </w:r>
      <w:r w:rsidR="004A3B20" w:rsidRPr="003D017A">
        <w:rPr>
          <w:rFonts w:ascii="Arial" w:hAnsi="宋体" w:cs="Arial"/>
          <w:bCs/>
        </w:rPr>
        <w:t>乙方应按</w:t>
      </w:r>
      <w:r w:rsidR="000449FA" w:rsidRPr="003D017A">
        <w:rPr>
          <w:rFonts w:ascii="Arial" w:hAnsi="宋体" w:cs="Arial"/>
          <w:bCs/>
        </w:rPr>
        <w:t>以下</w:t>
      </w:r>
      <w:r w:rsidR="000D799B" w:rsidRPr="003D017A">
        <w:rPr>
          <w:rFonts w:ascii="Arial" w:hAnsi="宋体" w:cs="Arial"/>
          <w:bCs/>
        </w:rPr>
        <w:t>交付内容、形式、</w:t>
      </w:r>
      <w:r w:rsidR="007C0F0E" w:rsidRPr="003D017A">
        <w:rPr>
          <w:rFonts w:ascii="Arial" w:hAnsi="宋体" w:cs="Arial"/>
          <w:bCs/>
        </w:rPr>
        <w:t>数量</w:t>
      </w:r>
      <w:r w:rsidR="000D799B" w:rsidRPr="003D017A">
        <w:rPr>
          <w:rFonts w:ascii="Arial" w:hAnsi="宋体" w:cs="Arial"/>
          <w:bCs/>
        </w:rPr>
        <w:t>及其他要求</w:t>
      </w:r>
      <w:r w:rsidR="007C0F0E" w:rsidRPr="003D017A">
        <w:rPr>
          <w:rFonts w:ascii="Arial" w:hAnsi="宋体" w:cs="Arial"/>
          <w:bCs/>
        </w:rPr>
        <w:t>向甲方交付开发成果</w:t>
      </w:r>
      <w:r w:rsidR="001A0E51" w:rsidRPr="003D017A">
        <w:rPr>
          <w:rFonts w:ascii="Arial" w:hAnsi="宋体" w:cs="Arial"/>
          <w:bCs/>
        </w:rPr>
        <w:t>。</w:t>
      </w:r>
    </w:p>
    <w:p w14:paraId="7AA14850" w14:textId="77777777" w:rsidR="001E288C" w:rsidRPr="003D017A" w:rsidRDefault="001E288C" w:rsidP="001E288C">
      <w:pPr>
        <w:snapToGrid w:val="0"/>
        <w:spacing w:line="240" w:lineRule="auto"/>
        <w:ind w:left="517" w:hangingChars="245" w:hanging="517"/>
        <w:rPr>
          <w:del w:id="33" w:author="yanghaiping" w:date="2011-09-25T21:45:00Z"/>
          <w:rFonts w:ascii="Arial" w:hAnsi="Arial" w:cs="Arial"/>
          <w:b/>
          <w:bCs/>
        </w:rPr>
      </w:pPr>
    </w:p>
    <w:p w14:paraId="0FD7035D" w14:textId="77777777" w:rsidR="001E288C" w:rsidRPr="003D017A" w:rsidRDefault="00F4671F" w:rsidP="00F4671F">
      <w:pPr>
        <w:snapToGrid w:val="0"/>
        <w:spacing w:line="240" w:lineRule="auto"/>
        <w:ind w:left="514" w:hangingChars="245" w:hanging="514"/>
        <w:rPr>
          <w:ins w:id="34" w:author="yanghaiping" w:date="2011-09-25T21:45:00Z"/>
          <w:rFonts w:ascii="Arial" w:hAnsi="Arial" w:cs="Arial"/>
          <w:b/>
          <w:bCs/>
        </w:rPr>
      </w:pPr>
      <w:ins w:id="35" w:author="yanghaiping" w:date="2011-09-25T21:45:00Z">
        <w:r>
          <w:rPr>
            <w:rFonts w:hAnsi="宋体" w:hint="eastAsia"/>
            <w:color w:val="000000"/>
          </w:rPr>
          <w:t>乙方应交付明细如下：本系统的开发需求分析文档、开发设计方案、开发流程设计文档、所有开发源代码、系统操作手册、培训文档、安装包、更新说明、开发环境配置说明（</w:t>
        </w:r>
        <w:proofErr w:type="gramStart"/>
        <w:r>
          <w:rPr>
            <w:rFonts w:hAnsi="宋体" w:hint="eastAsia"/>
            <w:color w:val="000000"/>
          </w:rPr>
          <w:t>含开发</w:t>
        </w:r>
        <w:proofErr w:type="gramEnd"/>
        <w:r>
          <w:rPr>
            <w:rFonts w:hAnsi="宋体" w:hint="eastAsia"/>
            <w:color w:val="000000"/>
          </w:rPr>
          <w:t>工具列表及版本信息）、数据库说明、项目文档。所交付的文档与文件未特别注明的均指</w:t>
        </w:r>
        <w:r>
          <w:rPr>
            <w:rFonts w:hAnsi="宋体" w:hint="eastAsia"/>
            <w:color w:val="000000"/>
            <w:spacing w:val="20"/>
            <w:sz w:val="24"/>
          </w:rPr>
          <w:t>电子</w:t>
        </w:r>
        <w:r>
          <w:rPr>
            <w:rFonts w:hAnsi="宋体" w:hint="eastAsia"/>
            <w:color w:val="000000"/>
          </w:rPr>
          <w:t>版式。</w:t>
        </w:r>
      </w:ins>
    </w:p>
    <w:p w14:paraId="46A8B624" w14:textId="77777777" w:rsidR="007C0F0E" w:rsidRPr="003D017A" w:rsidRDefault="001E288C" w:rsidP="001E288C">
      <w:pPr>
        <w:snapToGrid w:val="0"/>
        <w:spacing w:line="240" w:lineRule="auto"/>
        <w:ind w:left="517" w:hangingChars="245" w:hanging="517"/>
        <w:rPr>
          <w:rFonts w:ascii="Arial" w:hAnsi="Arial" w:cs="Arial"/>
          <w:bCs/>
        </w:rPr>
      </w:pPr>
      <w:r w:rsidRPr="003D017A">
        <w:rPr>
          <w:rFonts w:ascii="Arial" w:hAnsi="Arial" w:cs="Arial" w:hint="eastAsia"/>
          <w:b/>
          <w:bCs/>
        </w:rPr>
        <w:t>2</w:t>
      </w:r>
      <w:r w:rsidR="007C0F0E" w:rsidRPr="003D017A">
        <w:rPr>
          <w:rFonts w:ascii="Arial" w:hAnsi="Arial" w:cs="Arial"/>
          <w:b/>
          <w:bCs/>
        </w:rPr>
        <w:t>.2</w:t>
      </w:r>
      <w:r w:rsidR="009B09F2" w:rsidRPr="003D017A">
        <w:rPr>
          <w:rFonts w:ascii="Arial" w:hAnsi="Arial" w:cs="Arial" w:hint="eastAsia"/>
          <w:b/>
          <w:bCs/>
        </w:rPr>
        <w:t xml:space="preserve"> </w:t>
      </w:r>
      <w:r w:rsidR="007C0F0E" w:rsidRPr="003D017A">
        <w:rPr>
          <w:rFonts w:ascii="Arial" w:hAnsi="宋体" w:cs="Arial"/>
          <w:bCs/>
        </w:rPr>
        <w:t>乙方应在甲方所在地或甲方指定的其他地点</w:t>
      </w:r>
      <w:r w:rsidR="00EC0E71" w:rsidRPr="003D017A">
        <w:rPr>
          <w:rFonts w:ascii="Arial" w:hAnsi="宋体" w:cs="Arial"/>
          <w:bCs/>
        </w:rPr>
        <w:t>按照</w:t>
      </w:r>
      <w:r w:rsidR="00917BD1" w:rsidRPr="003D017A">
        <w:rPr>
          <w:rFonts w:ascii="Arial" w:hAnsi="宋体" w:cs="Arial"/>
          <w:bCs/>
        </w:rPr>
        <w:t>甲方</w:t>
      </w:r>
      <w:r w:rsidR="00EC0E71" w:rsidRPr="003D017A">
        <w:rPr>
          <w:rFonts w:ascii="Arial" w:hAnsi="宋体" w:cs="Arial"/>
          <w:bCs/>
        </w:rPr>
        <w:t>所要求</w:t>
      </w:r>
      <w:r w:rsidR="00917BD1" w:rsidRPr="003D017A">
        <w:rPr>
          <w:rFonts w:ascii="Arial" w:hAnsi="宋体" w:cs="Arial"/>
          <w:bCs/>
        </w:rPr>
        <w:t>的</w:t>
      </w:r>
      <w:r w:rsidR="00EC0E71" w:rsidRPr="003D017A">
        <w:rPr>
          <w:rFonts w:ascii="Arial" w:hAnsi="宋体" w:cs="Arial"/>
          <w:bCs/>
        </w:rPr>
        <w:t>交付</w:t>
      </w:r>
      <w:r w:rsidR="00917BD1" w:rsidRPr="003D017A">
        <w:rPr>
          <w:rFonts w:ascii="Arial" w:hAnsi="宋体" w:cs="Arial"/>
          <w:bCs/>
        </w:rPr>
        <w:t>方式</w:t>
      </w:r>
      <w:r w:rsidR="007C0F0E" w:rsidRPr="003D017A">
        <w:rPr>
          <w:rFonts w:ascii="Arial" w:hAnsi="宋体" w:cs="Arial"/>
          <w:bCs/>
        </w:rPr>
        <w:t>向甲方交付开发成果。</w:t>
      </w:r>
    </w:p>
    <w:p w14:paraId="51605520" w14:textId="77777777" w:rsidR="007C0F0E" w:rsidRPr="003D017A" w:rsidRDefault="001E288C" w:rsidP="007C0F0E">
      <w:pPr>
        <w:snapToGrid w:val="0"/>
        <w:spacing w:line="240" w:lineRule="auto"/>
        <w:rPr>
          <w:rFonts w:ascii="Arial" w:hAnsi="Arial" w:cs="Arial"/>
          <w:bCs/>
        </w:rPr>
      </w:pPr>
      <w:r w:rsidRPr="003D017A">
        <w:rPr>
          <w:rFonts w:ascii="Arial" w:hAnsi="Arial" w:cs="Arial" w:hint="eastAsia"/>
          <w:b/>
          <w:bCs/>
        </w:rPr>
        <w:t>2</w:t>
      </w:r>
      <w:r w:rsidR="007C0F0E" w:rsidRPr="003D017A">
        <w:rPr>
          <w:rFonts w:ascii="Arial" w:hAnsi="Arial" w:cs="Arial"/>
          <w:b/>
          <w:bCs/>
        </w:rPr>
        <w:t>.3</w:t>
      </w:r>
      <w:r w:rsidR="009B09F2" w:rsidRPr="003D017A">
        <w:rPr>
          <w:rFonts w:ascii="Arial" w:hAnsi="Arial" w:cs="Arial" w:hint="eastAsia"/>
          <w:b/>
          <w:bCs/>
        </w:rPr>
        <w:t xml:space="preserve"> </w:t>
      </w:r>
      <w:r w:rsidR="007C0F0E" w:rsidRPr="003D017A">
        <w:rPr>
          <w:rFonts w:ascii="Arial" w:hAnsi="宋体" w:cs="Arial"/>
          <w:bCs/>
        </w:rPr>
        <w:t>乙方</w:t>
      </w:r>
      <w:r w:rsidR="000D799B" w:rsidRPr="003D017A">
        <w:rPr>
          <w:rFonts w:ascii="Arial" w:hAnsi="宋体" w:cs="Arial"/>
          <w:bCs/>
        </w:rPr>
        <w:t>应按第</w:t>
      </w:r>
      <w:r w:rsidR="001A0E51" w:rsidRPr="003D017A">
        <w:rPr>
          <w:rFonts w:ascii="Arial" w:hAnsi="Arial" w:cs="Arial" w:hint="eastAsia"/>
          <w:bCs/>
        </w:rPr>
        <w:t>6</w:t>
      </w:r>
      <w:r w:rsidR="000D799B" w:rsidRPr="003D017A">
        <w:rPr>
          <w:rFonts w:ascii="Arial" w:hAnsi="宋体" w:cs="Arial"/>
          <w:bCs/>
        </w:rPr>
        <w:t>条中约定的</w:t>
      </w:r>
      <w:r w:rsidR="007C0F0E" w:rsidRPr="003D017A">
        <w:rPr>
          <w:rFonts w:ascii="Arial" w:hAnsi="宋体" w:cs="Arial"/>
          <w:bCs/>
        </w:rPr>
        <w:t>开发成果</w:t>
      </w:r>
      <w:r w:rsidR="000D799B" w:rsidRPr="003D017A">
        <w:rPr>
          <w:rFonts w:ascii="Arial" w:hAnsi="宋体" w:cs="Arial"/>
          <w:bCs/>
        </w:rPr>
        <w:t>交付</w:t>
      </w:r>
      <w:r w:rsidR="007C0F0E" w:rsidRPr="003D017A">
        <w:rPr>
          <w:rFonts w:ascii="Arial" w:hAnsi="宋体" w:cs="Arial"/>
          <w:bCs/>
        </w:rPr>
        <w:t>日期（</w:t>
      </w:r>
      <w:r w:rsidR="00AD6861" w:rsidRPr="003D017A">
        <w:rPr>
          <w:rFonts w:ascii="Arial" w:hAnsi="Arial" w:cs="Arial" w:hint="eastAsia"/>
          <w:bCs/>
        </w:rPr>
        <w:t>“</w:t>
      </w:r>
      <w:r w:rsidR="007C0F0E" w:rsidRPr="003D017A">
        <w:rPr>
          <w:rFonts w:ascii="Arial" w:hAnsi="宋体" w:cs="Arial"/>
          <w:bCs/>
        </w:rPr>
        <w:t>交付日</w:t>
      </w:r>
      <w:r w:rsidR="00AD6861" w:rsidRPr="003D017A">
        <w:rPr>
          <w:rFonts w:ascii="Arial" w:hAnsi="Arial" w:cs="Arial" w:hint="eastAsia"/>
          <w:bCs/>
        </w:rPr>
        <w:t>”</w:t>
      </w:r>
      <w:r w:rsidR="007C0F0E" w:rsidRPr="003D017A">
        <w:rPr>
          <w:rFonts w:ascii="Arial" w:hAnsi="宋体" w:cs="Arial"/>
          <w:bCs/>
        </w:rPr>
        <w:t>）</w:t>
      </w:r>
      <w:r w:rsidR="000D799B" w:rsidRPr="003D017A">
        <w:rPr>
          <w:rFonts w:ascii="Arial" w:hAnsi="宋体" w:cs="Arial"/>
          <w:bCs/>
        </w:rPr>
        <w:t>如期交付各阶段开发成果</w:t>
      </w:r>
      <w:r w:rsidR="007C0F0E" w:rsidRPr="003D017A">
        <w:rPr>
          <w:rFonts w:ascii="Arial" w:hAnsi="宋体" w:cs="Arial"/>
          <w:bCs/>
        </w:rPr>
        <w:t>。</w:t>
      </w:r>
    </w:p>
    <w:p w14:paraId="77AE827D" w14:textId="77777777" w:rsidR="007C0F0E" w:rsidRPr="003D017A" w:rsidRDefault="007C0F0E" w:rsidP="007C0F0E">
      <w:pPr>
        <w:snapToGrid w:val="0"/>
        <w:spacing w:line="240" w:lineRule="auto"/>
        <w:rPr>
          <w:rFonts w:ascii="Arial" w:hAnsi="Arial" w:cs="Arial"/>
          <w:bCs/>
        </w:rPr>
      </w:pPr>
    </w:p>
    <w:p w14:paraId="7CD0FBC1" w14:textId="186028B7" w:rsidR="007C0F0E" w:rsidRPr="003D017A" w:rsidRDefault="001E288C" w:rsidP="001E288C">
      <w:pPr>
        <w:snapToGrid w:val="0"/>
        <w:spacing w:line="240" w:lineRule="auto"/>
        <w:ind w:left="517" w:hangingChars="245" w:hanging="517"/>
        <w:rPr>
          <w:rFonts w:ascii="Arial" w:hAnsi="Arial" w:cs="Arial"/>
          <w:bCs/>
        </w:rPr>
      </w:pPr>
      <w:r w:rsidRPr="003D017A">
        <w:rPr>
          <w:rFonts w:ascii="Arial" w:hAnsi="Arial" w:cs="Arial" w:hint="eastAsia"/>
          <w:b/>
          <w:bCs/>
        </w:rPr>
        <w:t>2</w:t>
      </w:r>
      <w:r w:rsidR="007C0F0E" w:rsidRPr="003D017A">
        <w:rPr>
          <w:rFonts w:ascii="Arial" w:hAnsi="Arial" w:cs="Arial"/>
          <w:b/>
          <w:bCs/>
        </w:rPr>
        <w:t>.4</w:t>
      </w:r>
      <w:r w:rsidR="009B09F2" w:rsidRPr="003D017A">
        <w:rPr>
          <w:rFonts w:ascii="Arial" w:hAnsi="Arial" w:cs="Arial" w:hint="eastAsia"/>
          <w:b/>
          <w:bCs/>
        </w:rPr>
        <w:t xml:space="preserve">  </w:t>
      </w:r>
      <w:r w:rsidR="000D799B" w:rsidRPr="003D017A">
        <w:rPr>
          <w:rFonts w:ascii="Arial" w:hAnsi="宋体" w:cs="Arial"/>
          <w:bCs/>
        </w:rPr>
        <w:t>若因乙方原因</w:t>
      </w:r>
      <w:r w:rsidR="007C0F0E" w:rsidRPr="003D017A">
        <w:rPr>
          <w:rFonts w:ascii="Arial" w:hAnsi="宋体" w:cs="Arial"/>
          <w:bCs/>
        </w:rPr>
        <w:t>导致</w:t>
      </w:r>
      <w:r w:rsidR="00146905" w:rsidRPr="003D017A">
        <w:rPr>
          <w:rFonts w:ascii="Arial" w:hAnsi="宋体" w:cs="Arial"/>
          <w:bCs/>
        </w:rPr>
        <w:t>乙方</w:t>
      </w:r>
      <w:r w:rsidR="00DA7A96" w:rsidRPr="003D017A">
        <w:rPr>
          <w:rFonts w:ascii="Arial" w:hAnsi="宋体" w:cs="Arial"/>
          <w:bCs/>
        </w:rPr>
        <w:t>未能</w:t>
      </w:r>
      <w:r w:rsidR="000D799B" w:rsidRPr="003D017A">
        <w:rPr>
          <w:rFonts w:ascii="Arial" w:hAnsi="宋体" w:cs="Arial"/>
          <w:bCs/>
        </w:rPr>
        <w:t>按</w:t>
      </w:r>
      <w:r w:rsidR="005F532C" w:rsidRPr="003D017A">
        <w:rPr>
          <w:rFonts w:ascii="Arial" w:hAnsi="宋体" w:cs="Arial"/>
          <w:bCs/>
        </w:rPr>
        <w:t>本合同</w:t>
      </w:r>
      <w:r w:rsidRPr="003D017A">
        <w:rPr>
          <w:rFonts w:ascii="Arial" w:hAnsi="Arial" w:cs="Arial" w:hint="eastAsia"/>
          <w:bCs/>
        </w:rPr>
        <w:t>2</w:t>
      </w:r>
      <w:r w:rsidR="000D799B" w:rsidRPr="003D017A">
        <w:rPr>
          <w:rFonts w:ascii="Arial" w:hAnsi="Arial" w:cs="Arial"/>
          <w:bCs/>
        </w:rPr>
        <w:t>.1</w:t>
      </w:r>
      <w:r w:rsidR="000D799B" w:rsidRPr="003D017A">
        <w:rPr>
          <w:rFonts w:ascii="Arial" w:hAnsi="宋体" w:cs="Arial"/>
          <w:bCs/>
        </w:rPr>
        <w:t>条中约定的交付内容、形式、</w:t>
      </w:r>
      <w:r w:rsidR="00CC292D" w:rsidRPr="003D017A">
        <w:rPr>
          <w:rFonts w:ascii="Arial" w:hAnsi="宋体" w:cs="Arial"/>
          <w:bCs/>
        </w:rPr>
        <w:t>数量</w:t>
      </w:r>
      <w:r w:rsidR="000D799B" w:rsidRPr="003D017A">
        <w:rPr>
          <w:rFonts w:ascii="Arial" w:hAnsi="宋体" w:cs="Arial"/>
          <w:bCs/>
        </w:rPr>
        <w:t>和其他要求</w:t>
      </w:r>
      <w:r w:rsidR="006940A0" w:rsidRPr="003D017A">
        <w:rPr>
          <w:rFonts w:ascii="Arial" w:hAnsi="宋体" w:cs="Arial"/>
          <w:bCs/>
        </w:rPr>
        <w:t>及</w:t>
      </w:r>
      <w:r w:rsidR="005F532C" w:rsidRPr="003D017A">
        <w:rPr>
          <w:rFonts w:ascii="Arial" w:hAnsi="宋体" w:cs="Arial"/>
          <w:bCs/>
        </w:rPr>
        <w:t>本合同</w:t>
      </w:r>
      <w:r w:rsidRPr="003D017A">
        <w:rPr>
          <w:rFonts w:ascii="Arial" w:hAnsi="Arial" w:cs="Arial" w:hint="eastAsia"/>
          <w:bCs/>
        </w:rPr>
        <w:t>2</w:t>
      </w:r>
      <w:r w:rsidR="000D799B" w:rsidRPr="003D017A">
        <w:rPr>
          <w:rFonts w:ascii="Arial" w:hAnsi="Arial" w:cs="Arial"/>
          <w:bCs/>
        </w:rPr>
        <w:t>.3</w:t>
      </w:r>
      <w:r w:rsidR="000D799B" w:rsidRPr="003D017A">
        <w:rPr>
          <w:rFonts w:ascii="Arial" w:hAnsi="宋体" w:cs="Arial"/>
          <w:bCs/>
        </w:rPr>
        <w:t>条中</w:t>
      </w:r>
      <w:r w:rsidR="006940A0" w:rsidRPr="003D017A">
        <w:rPr>
          <w:rFonts w:ascii="Arial" w:hAnsi="宋体" w:cs="Arial"/>
          <w:bCs/>
        </w:rPr>
        <w:t>约定</w:t>
      </w:r>
      <w:r w:rsidR="00F02AE3" w:rsidRPr="003D017A">
        <w:rPr>
          <w:rFonts w:ascii="Arial" w:hAnsi="宋体" w:cs="Arial"/>
          <w:bCs/>
        </w:rPr>
        <w:t>的</w:t>
      </w:r>
      <w:r w:rsidR="006940A0" w:rsidRPr="003D017A">
        <w:rPr>
          <w:rFonts w:ascii="Arial" w:hAnsi="宋体" w:cs="Arial"/>
          <w:bCs/>
        </w:rPr>
        <w:t>交付时间</w:t>
      </w:r>
      <w:r w:rsidR="00DA7A96" w:rsidRPr="003D017A">
        <w:rPr>
          <w:rFonts w:ascii="Arial" w:hAnsi="宋体" w:cs="Arial"/>
          <w:bCs/>
        </w:rPr>
        <w:t>向甲方</w:t>
      </w:r>
      <w:r w:rsidR="005B3D3C" w:rsidRPr="003D017A">
        <w:rPr>
          <w:rFonts w:ascii="Arial" w:hAnsi="宋体" w:cs="Arial"/>
          <w:bCs/>
        </w:rPr>
        <w:t>如期</w:t>
      </w:r>
      <w:r w:rsidR="00DA7A96" w:rsidRPr="003D017A">
        <w:rPr>
          <w:rFonts w:ascii="Arial" w:hAnsi="宋体" w:cs="Arial"/>
          <w:bCs/>
        </w:rPr>
        <w:t>交付开发成果</w:t>
      </w:r>
      <w:r w:rsidR="007C0F0E" w:rsidRPr="003D017A">
        <w:rPr>
          <w:rFonts w:ascii="Arial" w:hAnsi="宋体" w:cs="Arial"/>
          <w:bCs/>
        </w:rPr>
        <w:t>，则</w:t>
      </w:r>
      <w:r w:rsidR="00432BDC" w:rsidRPr="003D017A">
        <w:rPr>
          <w:rFonts w:ascii="Arial" w:hAnsi="宋体" w:cs="Arial"/>
          <w:bCs/>
        </w:rPr>
        <w:t>自</w:t>
      </w:r>
      <w:r w:rsidR="005B3D3C" w:rsidRPr="003D017A">
        <w:rPr>
          <w:rFonts w:ascii="Arial" w:hAnsi="宋体" w:cs="Arial"/>
          <w:bCs/>
        </w:rPr>
        <w:t>本</w:t>
      </w:r>
      <w:r w:rsidR="00432BDC" w:rsidRPr="003D017A">
        <w:rPr>
          <w:rFonts w:ascii="Arial" w:hAnsi="宋体" w:cs="Arial"/>
          <w:bCs/>
        </w:rPr>
        <w:t>合同约定的交付日起，</w:t>
      </w:r>
      <w:r w:rsidR="007C0F0E" w:rsidRPr="003D017A">
        <w:rPr>
          <w:rFonts w:ascii="Arial" w:hAnsi="宋体" w:cs="Arial"/>
          <w:bCs/>
        </w:rPr>
        <w:t>每迟延一天，乙方应向甲方支付合同总金额的</w:t>
      </w:r>
      <w:r w:rsidR="007C0F0E" w:rsidRPr="003D017A">
        <w:rPr>
          <w:rFonts w:ascii="Arial" w:hAnsi="Arial" w:cs="Arial"/>
          <w:bCs/>
        </w:rPr>
        <w:t>0.5%</w:t>
      </w:r>
      <w:r w:rsidR="007C0F0E" w:rsidRPr="003D017A">
        <w:rPr>
          <w:rFonts w:ascii="Arial" w:hAnsi="宋体" w:cs="Arial"/>
          <w:bCs/>
        </w:rPr>
        <w:t>作为违约金</w:t>
      </w:r>
      <w:r w:rsidR="00FA5859" w:rsidRPr="003D017A">
        <w:rPr>
          <w:rFonts w:ascii="Arial" w:hAnsi="宋体" w:cs="Arial"/>
          <w:bCs/>
        </w:rPr>
        <w:t>。若发生本条</w:t>
      </w:r>
      <w:r w:rsidR="00DA7A96" w:rsidRPr="003D017A">
        <w:rPr>
          <w:rFonts w:ascii="Arial" w:hAnsi="宋体" w:cs="Arial"/>
          <w:bCs/>
        </w:rPr>
        <w:t>所述</w:t>
      </w:r>
      <w:r w:rsidR="00FA5859" w:rsidRPr="003D017A">
        <w:rPr>
          <w:rFonts w:ascii="Arial" w:hAnsi="宋体" w:cs="Arial"/>
          <w:bCs/>
        </w:rPr>
        <w:t>的延迟交付情形，</w:t>
      </w:r>
      <w:r w:rsidR="001E28FC" w:rsidRPr="003D017A">
        <w:rPr>
          <w:rFonts w:ascii="Arial" w:hAnsi="宋体" w:cs="Arial"/>
          <w:bCs/>
        </w:rPr>
        <w:t>甲方有权要求</w:t>
      </w:r>
      <w:r w:rsidR="007C0F0E" w:rsidRPr="003D017A">
        <w:rPr>
          <w:rFonts w:ascii="Arial" w:hAnsi="宋体" w:cs="Arial"/>
          <w:bCs/>
        </w:rPr>
        <w:t>乙方</w:t>
      </w:r>
      <w:r w:rsidR="008738B9" w:rsidRPr="003D017A">
        <w:rPr>
          <w:rFonts w:ascii="Arial" w:hAnsi="宋体" w:cs="Arial"/>
          <w:bCs/>
        </w:rPr>
        <w:t>继续履行</w:t>
      </w:r>
      <w:r w:rsidR="008C371A" w:rsidRPr="003D017A">
        <w:rPr>
          <w:rFonts w:ascii="Arial" w:hAnsi="宋体" w:cs="Arial"/>
          <w:bCs/>
        </w:rPr>
        <w:t>交付全部</w:t>
      </w:r>
      <w:r w:rsidR="00FA5859" w:rsidRPr="003D017A">
        <w:rPr>
          <w:rFonts w:ascii="Arial" w:hAnsi="宋体" w:cs="Arial"/>
          <w:bCs/>
        </w:rPr>
        <w:t>开发成果</w:t>
      </w:r>
      <w:r w:rsidR="008C371A" w:rsidRPr="003D017A">
        <w:rPr>
          <w:rFonts w:ascii="Arial" w:hAnsi="宋体" w:cs="Arial"/>
          <w:bCs/>
        </w:rPr>
        <w:t>的义务</w:t>
      </w:r>
      <w:r w:rsidR="00FA5859" w:rsidRPr="003D017A">
        <w:rPr>
          <w:rFonts w:ascii="Arial" w:hAnsi="宋体" w:cs="Arial"/>
          <w:bCs/>
        </w:rPr>
        <w:t>，</w:t>
      </w:r>
      <w:r w:rsidR="007C0F0E" w:rsidRPr="003D017A">
        <w:rPr>
          <w:rFonts w:ascii="Arial" w:hAnsi="宋体" w:cs="Arial"/>
          <w:bCs/>
        </w:rPr>
        <w:t>甲方</w:t>
      </w:r>
      <w:r w:rsidR="001E28FC" w:rsidRPr="003D017A">
        <w:rPr>
          <w:rFonts w:ascii="Arial" w:hAnsi="宋体" w:cs="Arial"/>
          <w:bCs/>
        </w:rPr>
        <w:t>并</w:t>
      </w:r>
      <w:r w:rsidR="007C0F0E" w:rsidRPr="003D017A">
        <w:rPr>
          <w:rFonts w:ascii="Arial" w:hAnsi="宋体" w:cs="Arial"/>
          <w:bCs/>
        </w:rPr>
        <w:t>有权在未</w:t>
      </w:r>
      <w:del w:id="36" w:author="yanghaiping" w:date="2011-09-25T21:45:00Z">
        <w:r w:rsidR="007C0F0E" w:rsidRPr="003D017A">
          <w:rPr>
            <w:rFonts w:ascii="Arial" w:hAnsi="宋体" w:cs="Arial"/>
            <w:bCs/>
          </w:rPr>
          <w:delText>支付费用中扣除</w:delText>
        </w:r>
      </w:del>
      <w:proofErr w:type="gramStart"/>
      <w:ins w:id="37" w:author="yanghaiping" w:date="2011-09-25T21:45:00Z">
        <w:r w:rsidR="007C0F0E" w:rsidRPr="003D017A">
          <w:rPr>
            <w:rFonts w:ascii="Arial" w:hAnsi="宋体" w:cs="Arial"/>
            <w:bCs/>
          </w:rPr>
          <w:t>付</w:t>
        </w:r>
        <w:r w:rsidR="00C0586B">
          <w:rPr>
            <w:rFonts w:ascii="Arial" w:hAnsi="宋体" w:cs="Arial" w:hint="eastAsia"/>
            <w:bCs/>
          </w:rPr>
          <w:t>合同</w:t>
        </w:r>
        <w:proofErr w:type="gramEnd"/>
        <w:r w:rsidR="00C0586B">
          <w:rPr>
            <w:rFonts w:ascii="Arial" w:hAnsi="宋体" w:cs="Arial" w:hint="eastAsia"/>
            <w:bCs/>
          </w:rPr>
          <w:t>款</w:t>
        </w:r>
        <w:r w:rsidR="007C0F0E" w:rsidRPr="003D017A">
          <w:rPr>
            <w:rFonts w:ascii="Arial" w:hAnsi="宋体" w:cs="Arial"/>
            <w:bCs/>
          </w:rPr>
          <w:t>中</w:t>
        </w:r>
        <w:r w:rsidR="00C0586B">
          <w:rPr>
            <w:rFonts w:ascii="Arial" w:hAnsi="宋体" w:cs="Arial" w:hint="eastAsia"/>
            <w:bCs/>
          </w:rPr>
          <w:t>直接抵扣</w:t>
        </w:r>
      </w:ins>
      <w:r w:rsidR="007C0F0E" w:rsidRPr="003D017A">
        <w:rPr>
          <w:rFonts w:ascii="Arial" w:hAnsi="宋体" w:cs="Arial"/>
          <w:bCs/>
        </w:rPr>
        <w:t>前述违约金。</w:t>
      </w:r>
    </w:p>
    <w:p w14:paraId="78570F2D" w14:textId="77777777" w:rsidR="001E288C" w:rsidRPr="003D017A" w:rsidRDefault="001E288C" w:rsidP="001E288C">
      <w:pPr>
        <w:snapToGrid w:val="0"/>
        <w:spacing w:line="240" w:lineRule="auto"/>
        <w:ind w:left="514" w:hangingChars="245" w:hanging="514"/>
        <w:rPr>
          <w:rFonts w:ascii="Arial" w:hAnsi="Arial" w:cs="Arial"/>
          <w:bCs/>
        </w:rPr>
      </w:pPr>
    </w:p>
    <w:p w14:paraId="3EEE1920" w14:textId="77777777" w:rsidR="007C0F0E" w:rsidRPr="003D017A" w:rsidRDefault="001E288C" w:rsidP="00417BE3">
      <w:pPr>
        <w:snapToGrid w:val="0"/>
        <w:spacing w:line="240" w:lineRule="auto"/>
        <w:ind w:left="517" w:hangingChars="245" w:hanging="517"/>
        <w:rPr>
          <w:rFonts w:ascii="Arial" w:hAnsi="Arial" w:cs="Arial"/>
        </w:rPr>
      </w:pPr>
      <w:r w:rsidRPr="003D017A">
        <w:rPr>
          <w:rFonts w:ascii="Arial" w:hAnsi="Arial" w:cs="Arial" w:hint="eastAsia"/>
          <w:b/>
          <w:bCs/>
        </w:rPr>
        <w:t>2</w:t>
      </w:r>
      <w:r w:rsidR="007C0F0E" w:rsidRPr="003D017A">
        <w:rPr>
          <w:rFonts w:ascii="Arial" w:hAnsi="Arial" w:cs="Arial"/>
          <w:b/>
          <w:bCs/>
        </w:rPr>
        <w:t>.5</w:t>
      </w:r>
      <w:r w:rsidR="009B09F2" w:rsidRPr="003D017A">
        <w:rPr>
          <w:rFonts w:ascii="Arial" w:hAnsi="Arial" w:cs="Arial" w:hint="eastAsia"/>
          <w:b/>
          <w:bCs/>
        </w:rPr>
        <w:t xml:space="preserve"> </w:t>
      </w:r>
      <w:r w:rsidR="005F532C" w:rsidRPr="003D017A">
        <w:rPr>
          <w:rFonts w:ascii="Arial" w:hAnsi="宋体" w:cs="Arial"/>
          <w:bCs/>
        </w:rPr>
        <w:t>若因乙方原因</w:t>
      </w:r>
      <w:r w:rsidR="007C0F0E" w:rsidRPr="003D017A">
        <w:rPr>
          <w:rFonts w:ascii="Arial" w:hAnsi="宋体" w:cs="Arial"/>
          <w:bCs/>
        </w:rPr>
        <w:t>导致</w:t>
      </w:r>
      <w:r w:rsidR="00E13570" w:rsidRPr="003D017A">
        <w:rPr>
          <w:rFonts w:ascii="Arial" w:hAnsi="宋体" w:cs="Arial"/>
          <w:bCs/>
        </w:rPr>
        <w:t>开发成果的</w:t>
      </w:r>
      <w:r w:rsidR="007C0F0E" w:rsidRPr="003D017A">
        <w:rPr>
          <w:rFonts w:ascii="Arial" w:hAnsi="宋体" w:cs="Arial"/>
          <w:bCs/>
        </w:rPr>
        <w:t>实际交付日逾期超过三十日，甲方有权</w:t>
      </w:r>
      <w:r w:rsidR="00432BDC" w:rsidRPr="003D017A">
        <w:rPr>
          <w:rFonts w:ascii="Arial" w:hAnsi="宋体" w:cs="Arial"/>
          <w:bCs/>
        </w:rPr>
        <w:t>随时</w:t>
      </w:r>
      <w:r w:rsidR="007C0F0E" w:rsidRPr="003D017A">
        <w:rPr>
          <w:rFonts w:ascii="Arial" w:hAnsi="宋体" w:cs="Arial"/>
          <w:bCs/>
        </w:rPr>
        <w:t>书面通知乙方终止本合同。</w:t>
      </w:r>
      <w:ins w:id="38" w:author="yanghaiping" w:date="2011-09-25T21:45:00Z">
        <w:r w:rsidR="00075295">
          <w:rPr>
            <w:rFonts w:ascii="Arial" w:hAnsi="宋体" w:cs="Arial" w:hint="eastAsia"/>
            <w:bCs/>
          </w:rPr>
          <w:t>乙方应在收到甲方书面通知之日起</w:t>
        </w:r>
        <w:r w:rsidR="00075295">
          <w:rPr>
            <w:rFonts w:ascii="Arial" w:hAnsi="宋体" w:cs="Arial" w:hint="eastAsia"/>
            <w:bCs/>
          </w:rPr>
          <w:t xml:space="preserve">   </w:t>
        </w:r>
        <w:r w:rsidR="00075295">
          <w:rPr>
            <w:rFonts w:ascii="Arial" w:hAnsi="宋体" w:cs="Arial" w:hint="eastAsia"/>
            <w:bCs/>
          </w:rPr>
          <w:t>日内将甲方</w:t>
        </w:r>
        <w:r w:rsidR="00AE4C06">
          <w:rPr>
            <w:rFonts w:ascii="Arial" w:hAnsi="宋体" w:cs="Arial" w:hint="eastAsia"/>
            <w:bCs/>
          </w:rPr>
          <w:t>已</w:t>
        </w:r>
        <w:r w:rsidR="00075295">
          <w:rPr>
            <w:rFonts w:ascii="Arial" w:hAnsi="宋体" w:cs="Arial" w:hint="eastAsia"/>
            <w:bCs/>
          </w:rPr>
          <w:t>支付的价款全部退还</w:t>
        </w:r>
        <w:r w:rsidR="00371D25">
          <w:rPr>
            <w:rFonts w:ascii="Arial" w:hAnsi="宋体" w:cs="Arial" w:hint="eastAsia"/>
            <w:bCs/>
          </w:rPr>
          <w:t>，并向甲方支付合同价款的百分之二十作为违约金。</w:t>
        </w:r>
      </w:ins>
    </w:p>
    <w:p w14:paraId="4F46AA21" w14:textId="77777777" w:rsidR="005F532C" w:rsidRPr="00075295" w:rsidRDefault="005F532C" w:rsidP="007C0F0E">
      <w:pPr>
        <w:snapToGrid w:val="0"/>
        <w:spacing w:line="240" w:lineRule="auto"/>
        <w:rPr>
          <w:rFonts w:ascii="Arial" w:hAnsi="Arial" w:cs="Arial"/>
        </w:rPr>
      </w:pPr>
    </w:p>
    <w:p w14:paraId="64F99518" w14:textId="77777777" w:rsidR="005F532C" w:rsidRPr="003D017A" w:rsidRDefault="001E288C" w:rsidP="00A00CBE">
      <w:pPr>
        <w:snapToGrid w:val="0"/>
        <w:spacing w:line="240" w:lineRule="auto"/>
        <w:outlineLvl w:val="0"/>
        <w:rPr>
          <w:rFonts w:ascii="Arial" w:hAnsi="宋体" w:cs="Arial"/>
          <w:b/>
          <w:bCs/>
        </w:rPr>
      </w:pPr>
      <w:r w:rsidRPr="003D017A">
        <w:rPr>
          <w:rFonts w:ascii="Arial" w:hAnsi="Arial" w:cs="Arial" w:hint="eastAsia"/>
          <w:b/>
          <w:bCs/>
        </w:rPr>
        <w:t>3</w:t>
      </w:r>
      <w:r w:rsidR="009B09F2" w:rsidRPr="003D017A">
        <w:rPr>
          <w:rFonts w:ascii="Arial" w:hAnsi="Arial" w:cs="Arial" w:hint="eastAsia"/>
          <w:b/>
          <w:bCs/>
        </w:rPr>
        <w:t xml:space="preserve"> </w:t>
      </w:r>
      <w:r w:rsidR="005F532C" w:rsidRPr="003D017A">
        <w:rPr>
          <w:rFonts w:ascii="Arial" w:hAnsi="宋体" w:cs="Arial"/>
          <w:b/>
          <w:bCs/>
        </w:rPr>
        <w:t>开发成果的验收</w:t>
      </w:r>
    </w:p>
    <w:p w14:paraId="55D9A324" w14:textId="77777777" w:rsidR="006A2EB7" w:rsidRPr="003D017A" w:rsidRDefault="006A2EB7" w:rsidP="005F532C">
      <w:pPr>
        <w:snapToGrid w:val="0"/>
        <w:spacing w:line="240" w:lineRule="auto"/>
        <w:rPr>
          <w:rFonts w:ascii="Arial" w:hAnsi="Arial" w:cs="Arial"/>
          <w:b/>
          <w:bCs/>
        </w:rPr>
      </w:pPr>
    </w:p>
    <w:p w14:paraId="19548BB9" w14:textId="77777777" w:rsidR="00B814F4" w:rsidRDefault="001E288C" w:rsidP="00B814F4">
      <w:pPr>
        <w:spacing w:line="240" w:lineRule="auto"/>
        <w:ind w:left="517" w:hangingChars="245" w:hanging="517"/>
        <w:rPr>
          <w:ins w:id="39" w:author="yanghaiping" w:date="2011-09-25T21:45:00Z"/>
          <w:rFonts w:ascii="Arial" w:hAnsi="Arial" w:cs="Arial"/>
          <w:bCs/>
        </w:rPr>
      </w:pPr>
      <w:r w:rsidRPr="003D017A">
        <w:rPr>
          <w:rFonts w:ascii="Arial" w:hAnsi="Arial" w:cs="Arial" w:hint="eastAsia"/>
          <w:b/>
          <w:bCs/>
        </w:rPr>
        <w:t>3</w:t>
      </w:r>
      <w:r w:rsidR="005F532C" w:rsidRPr="003D017A">
        <w:rPr>
          <w:rFonts w:ascii="Arial" w:hAnsi="Arial" w:cs="Arial"/>
          <w:b/>
          <w:bCs/>
        </w:rPr>
        <w:t xml:space="preserve">.1 </w:t>
      </w:r>
      <w:r w:rsidR="009B09F2" w:rsidRPr="003D017A">
        <w:rPr>
          <w:rFonts w:ascii="Arial" w:hAnsi="Arial" w:cs="Arial" w:hint="eastAsia"/>
          <w:b/>
          <w:bCs/>
        </w:rPr>
        <w:t xml:space="preserve"> </w:t>
      </w:r>
      <w:r w:rsidR="009F12D2" w:rsidRPr="003D017A">
        <w:rPr>
          <w:rFonts w:ascii="Arial" w:hAnsi="宋体" w:cs="Arial" w:hint="eastAsia"/>
          <w:bCs/>
        </w:rPr>
        <w:t>乙方研究开发所完成的阶段性成果及最终成果均应符合本合同的各项约定，并由甲方</w:t>
      </w:r>
      <w:ins w:id="40" w:author="yanghaiping" w:date="2011-09-25T21:45:00Z">
        <w:r w:rsidR="002678B5">
          <w:rPr>
            <w:rFonts w:ascii="Arial" w:hAnsi="宋体" w:cs="Arial" w:hint="eastAsia"/>
            <w:bCs/>
          </w:rPr>
          <w:t>按</w:t>
        </w:r>
        <w:r w:rsidR="00783207">
          <w:rPr>
            <w:rFonts w:ascii="Arial" w:hAnsi="宋体" w:cs="Arial" w:hint="eastAsia"/>
            <w:bCs/>
          </w:rPr>
          <w:t>照</w:t>
        </w:r>
      </w:ins>
      <w:r w:rsidR="009F12D2" w:rsidRPr="003D017A">
        <w:rPr>
          <w:rFonts w:ascii="Arial" w:hAnsi="Arial" w:cs="Arial" w:hint="eastAsia"/>
          <w:bCs/>
        </w:rPr>
        <w:t>所约定的验收标准和验收方法</w:t>
      </w:r>
      <w:r w:rsidR="00956133" w:rsidRPr="003D017A">
        <w:rPr>
          <w:rFonts w:ascii="Arial" w:hAnsi="Arial" w:cs="Arial" w:hint="eastAsia"/>
          <w:bCs/>
        </w:rPr>
        <w:t>，以及按照甲方的</w:t>
      </w:r>
      <w:r w:rsidR="000179A2" w:rsidRPr="003D017A">
        <w:rPr>
          <w:rFonts w:ascii="Arial" w:hAnsi="宋体" w:cs="Arial" w:hint="eastAsia"/>
        </w:rPr>
        <w:t>《</w:t>
      </w:r>
      <w:r w:rsidR="0048781C" w:rsidRPr="003D017A">
        <w:rPr>
          <w:rFonts w:ascii="Arial" w:hAnsi="宋体" w:cs="Arial" w:hint="eastAsia"/>
        </w:rPr>
        <w:t>一致药业预算管理系统二期开发项目</w:t>
      </w:r>
      <w:r w:rsidR="0048781C" w:rsidRPr="003D017A">
        <w:rPr>
          <w:rFonts w:ascii="Arial" w:hAnsi="Arial" w:cs="Arial"/>
          <w:bCs/>
        </w:rPr>
        <w:t>工作任务书</w:t>
      </w:r>
      <w:r w:rsidR="000179A2" w:rsidRPr="003D017A">
        <w:rPr>
          <w:rFonts w:ascii="Arial" w:hAnsi="宋体" w:cs="Arial" w:hint="eastAsia"/>
        </w:rPr>
        <w:t>》</w:t>
      </w:r>
      <w:r w:rsidR="009F12D2" w:rsidRPr="003D017A">
        <w:rPr>
          <w:rFonts w:ascii="Arial" w:hAnsi="宋体" w:cs="Arial" w:hint="eastAsia"/>
          <w:bCs/>
        </w:rPr>
        <w:t>进行验收，并出具项目验收证明。</w:t>
      </w:r>
      <w:ins w:id="41" w:author="yanghaiping" w:date="2011-09-25T21:45:00Z">
        <w:r w:rsidR="00B814F4">
          <w:rPr>
            <w:rFonts w:ascii="Arial" w:hAnsi="宋体" w:cs="Arial" w:hint="eastAsia"/>
            <w:bCs/>
          </w:rPr>
          <w:t>（应当明确约定每个阶段的验收标准，如果内容较多，可将其作为本合同的附件，如《工作任务书》）</w:t>
        </w:r>
      </w:ins>
    </w:p>
    <w:p w14:paraId="5B810468" w14:textId="77777777" w:rsidR="00510166" w:rsidRPr="00B814F4" w:rsidRDefault="00510166" w:rsidP="00AA4D45">
      <w:pPr>
        <w:spacing w:line="240" w:lineRule="auto"/>
        <w:ind w:left="514" w:hangingChars="245" w:hanging="514"/>
        <w:rPr>
          <w:rFonts w:ascii="Arial" w:hAnsi="Arial" w:cs="Arial"/>
          <w:bCs/>
        </w:rPr>
      </w:pPr>
    </w:p>
    <w:p w14:paraId="7F92FF91" w14:textId="77777777" w:rsidR="0040793F" w:rsidRPr="003D017A" w:rsidRDefault="0040793F" w:rsidP="005F532C">
      <w:pPr>
        <w:snapToGrid w:val="0"/>
        <w:spacing w:line="240" w:lineRule="auto"/>
        <w:rPr>
          <w:rFonts w:ascii="Arial" w:hAnsi="Arial" w:cs="Arial"/>
          <w:b/>
          <w:bCs/>
        </w:rPr>
      </w:pPr>
    </w:p>
    <w:p w14:paraId="45634C32" w14:textId="77777777" w:rsidR="000449FA" w:rsidRPr="003D017A" w:rsidRDefault="001E288C" w:rsidP="00417BE3">
      <w:pPr>
        <w:snapToGrid w:val="0"/>
        <w:spacing w:line="240" w:lineRule="auto"/>
        <w:ind w:left="517" w:hangingChars="245" w:hanging="517"/>
        <w:rPr>
          <w:rFonts w:ascii="Arial" w:hAnsi="宋体" w:cs="Arial"/>
          <w:bCs/>
        </w:rPr>
      </w:pPr>
      <w:r w:rsidRPr="003D017A">
        <w:rPr>
          <w:rFonts w:ascii="Arial" w:hAnsi="Arial" w:cs="Arial" w:hint="eastAsia"/>
          <w:b/>
          <w:bCs/>
        </w:rPr>
        <w:t>3.</w:t>
      </w:r>
      <w:r w:rsidR="003F0E1E" w:rsidRPr="003D017A">
        <w:rPr>
          <w:rFonts w:ascii="Arial" w:hAnsi="Arial" w:cs="Arial"/>
          <w:b/>
          <w:bCs/>
        </w:rPr>
        <w:t xml:space="preserve">2  </w:t>
      </w:r>
      <w:r w:rsidR="003F0E1E" w:rsidRPr="003D017A">
        <w:rPr>
          <w:rFonts w:ascii="Arial" w:hAnsi="宋体" w:cs="Arial"/>
          <w:bCs/>
        </w:rPr>
        <w:t>甲方应自乙方交付日起三十日内，</w:t>
      </w:r>
      <w:r w:rsidR="003F0E1E" w:rsidRPr="003D017A">
        <w:rPr>
          <w:rFonts w:ascii="Arial" w:hAnsi="宋体" w:cs="Arial" w:hint="eastAsia"/>
          <w:bCs/>
        </w:rPr>
        <w:t>在甲方所在地</w:t>
      </w:r>
      <w:r w:rsidR="003F0E1E" w:rsidRPr="003D017A">
        <w:rPr>
          <w:rFonts w:ascii="Arial" w:hAnsi="宋体" w:cs="Arial"/>
          <w:bCs/>
        </w:rPr>
        <w:t>或甲方指定的其他地点</w:t>
      </w:r>
      <w:r w:rsidR="003F0E1E" w:rsidRPr="003D017A">
        <w:rPr>
          <w:rFonts w:ascii="Arial" w:hAnsi="宋体" w:cs="Arial" w:hint="eastAsia"/>
          <w:bCs/>
        </w:rPr>
        <w:t>，</w:t>
      </w:r>
      <w:r w:rsidR="003F0E1E" w:rsidRPr="003D017A">
        <w:rPr>
          <w:rFonts w:ascii="Arial" w:hAnsi="宋体" w:cs="Arial"/>
          <w:bCs/>
        </w:rPr>
        <w:t>依照以上验收标准和验收方法对开发成果进行验收。甲方应将验收是否通过的结果书面通知乙方。</w:t>
      </w:r>
    </w:p>
    <w:p w14:paraId="0D6EF102" w14:textId="77777777" w:rsidR="003F0E1E" w:rsidRPr="003D017A" w:rsidRDefault="003F0E1E" w:rsidP="005F532C">
      <w:pPr>
        <w:snapToGrid w:val="0"/>
        <w:spacing w:line="240" w:lineRule="auto"/>
        <w:rPr>
          <w:rFonts w:ascii="Arial" w:hAnsi="Arial" w:cs="Arial"/>
          <w:bCs/>
        </w:rPr>
      </w:pPr>
    </w:p>
    <w:p w14:paraId="7420A135" w14:textId="3C06AD80" w:rsidR="002678B5" w:rsidRPr="003D017A" w:rsidRDefault="001E288C" w:rsidP="002678B5">
      <w:pPr>
        <w:snapToGrid w:val="0"/>
        <w:spacing w:line="240" w:lineRule="auto"/>
        <w:ind w:left="517" w:hangingChars="245" w:hanging="517"/>
        <w:rPr>
          <w:ins w:id="42" w:author="yanghaiping" w:date="2011-09-25T21:45:00Z"/>
          <w:rFonts w:ascii="Arial" w:hAnsi="Arial" w:cs="Arial"/>
        </w:rPr>
      </w:pPr>
      <w:r w:rsidRPr="003D017A">
        <w:rPr>
          <w:rFonts w:ascii="Arial" w:hAnsi="Arial" w:cs="Arial" w:hint="eastAsia"/>
          <w:b/>
          <w:bCs/>
        </w:rPr>
        <w:t>3</w:t>
      </w:r>
      <w:r w:rsidR="000449FA" w:rsidRPr="003D017A">
        <w:rPr>
          <w:rFonts w:ascii="Arial" w:hAnsi="Arial" w:cs="Arial"/>
          <w:b/>
          <w:bCs/>
        </w:rPr>
        <w:t>.</w:t>
      </w:r>
      <w:r w:rsidR="003F0E1E" w:rsidRPr="003D017A">
        <w:rPr>
          <w:rFonts w:ascii="Arial" w:hAnsi="Arial" w:cs="Arial" w:hint="eastAsia"/>
          <w:b/>
          <w:bCs/>
        </w:rPr>
        <w:t>3</w:t>
      </w:r>
      <w:r w:rsidR="009B09F2" w:rsidRPr="003D017A">
        <w:rPr>
          <w:rFonts w:ascii="Arial" w:hAnsi="Arial" w:cs="Arial" w:hint="eastAsia"/>
          <w:b/>
          <w:bCs/>
        </w:rPr>
        <w:t xml:space="preserve">  </w:t>
      </w:r>
      <w:r w:rsidR="005F532C" w:rsidRPr="003D017A">
        <w:rPr>
          <w:rFonts w:ascii="Arial" w:hAnsi="宋体" w:cs="Arial"/>
          <w:bCs/>
        </w:rPr>
        <w:t>前款所述第一次</w:t>
      </w:r>
      <w:r w:rsidR="004F774B" w:rsidRPr="003D017A">
        <w:rPr>
          <w:rFonts w:ascii="Arial" w:hAnsi="宋体" w:cs="Arial"/>
          <w:bCs/>
        </w:rPr>
        <w:t>验收未通过的，乙方应采取任何必要的措施</w:t>
      </w:r>
      <w:r w:rsidR="00ED78BE" w:rsidRPr="003D017A">
        <w:rPr>
          <w:rFonts w:ascii="Arial" w:hAnsi="宋体" w:cs="Arial"/>
          <w:bCs/>
        </w:rPr>
        <w:t>修改</w:t>
      </w:r>
      <w:r w:rsidR="005F532C" w:rsidRPr="003D017A">
        <w:rPr>
          <w:rFonts w:ascii="Arial" w:hAnsi="宋体" w:cs="Arial"/>
          <w:bCs/>
        </w:rPr>
        <w:t>开发成果，并自收到甲方</w:t>
      </w:r>
      <w:r w:rsidR="004F774B" w:rsidRPr="003D017A">
        <w:rPr>
          <w:rFonts w:ascii="Arial" w:hAnsi="宋体" w:cs="Arial"/>
          <w:bCs/>
        </w:rPr>
        <w:t>书面通知之日起十五日内再次提交给甲方，甲方应自</w:t>
      </w:r>
      <w:r w:rsidR="005F532C" w:rsidRPr="003D017A">
        <w:rPr>
          <w:rFonts w:ascii="Arial" w:hAnsi="宋体" w:cs="Arial"/>
          <w:bCs/>
        </w:rPr>
        <w:t>收到日起三十日内进行第二次验收。第二次</w:t>
      </w:r>
      <w:proofErr w:type="gramStart"/>
      <w:r w:rsidR="005F532C" w:rsidRPr="003D017A">
        <w:rPr>
          <w:rFonts w:ascii="Arial" w:hAnsi="宋体" w:cs="Arial"/>
          <w:bCs/>
        </w:rPr>
        <w:t>验收仍</w:t>
      </w:r>
      <w:proofErr w:type="gramEnd"/>
      <w:r w:rsidR="005F532C" w:rsidRPr="003D017A">
        <w:rPr>
          <w:rFonts w:ascii="Arial" w:hAnsi="宋体" w:cs="Arial"/>
          <w:bCs/>
        </w:rPr>
        <w:t>不通过的，甲方有权选择要求乙方继续修改</w:t>
      </w:r>
      <w:r w:rsidR="004F774B" w:rsidRPr="003D017A">
        <w:rPr>
          <w:rFonts w:ascii="Arial" w:hAnsi="宋体" w:cs="Arial"/>
          <w:bCs/>
        </w:rPr>
        <w:t>完善</w:t>
      </w:r>
      <w:r w:rsidR="005F532C" w:rsidRPr="003D017A">
        <w:rPr>
          <w:rFonts w:ascii="Arial" w:hAnsi="宋体" w:cs="Arial"/>
          <w:bCs/>
        </w:rPr>
        <w:t>开发成果或者</w:t>
      </w:r>
      <w:del w:id="43" w:author="yanghaiping" w:date="2011-09-25T21:45:00Z">
        <w:r w:rsidR="005F532C" w:rsidRPr="003D017A">
          <w:rPr>
            <w:rFonts w:ascii="Arial" w:hAnsi="宋体" w:cs="Arial"/>
            <w:bCs/>
          </w:rPr>
          <w:delText>书面通知乙方终止本合同。</w:delText>
        </w:r>
      </w:del>
      <w:ins w:id="44" w:author="yanghaiping" w:date="2011-09-25T21:45:00Z">
        <w:r w:rsidR="002678B5">
          <w:rPr>
            <w:rFonts w:ascii="Arial" w:hAnsi="宋体" w:cs="Arial" w:hint="eastAsia"/>
            <w:bCs/>
          </w:rPr>
          <w:t>直接解除本合同</w:t>
        </w:r>
        <w:r w:rsidR="005F532C" w:rsidRPr="003D017A">
          <w:rPr>
            <w:rFonts w:ascii="Arial" w:hAnsi="宋体" w:cs="Arial"/>
            <w:bCs/>
          </w:rPr>
          <w:t>。</w:t>
        </w:r>
        <w:r w:rsidR="00E064C5">
          <w:rPr>
            <w:rFonts w:ascii="Arial" w:hAnsi="宋体" w:cs="Arial" w:hint="eastAsia"/>
            <w:bCs/>
          </w:rPr>
          <w:t>甲方选择乙方继续修改完善开发成果</w:t>
        </w:r>
        <w:r w:rsidR="002678B5">
          <w:rPr>
            <w:rFonts w:ascii="Arial" w:hAnsi="宋体" w:cs="Arial" w:hint="eastAsia"/>
            <w:bCs/>
          </w:rPr>
          <w:t>的，按迟延交付处理，</w:t>
        </w:r>
        <w:r w:rsidR="00E064C5">
          <w:rPr>
            <w:rFonts w:ascii="Arial" w:hAnsi="宋体" w:cs="Arial" w:hint="eastAsia"/>
            <w:bCs/>
          </w:rPr>
          <w:t>从甲方发出验收未通过通知书之日起</w:t>
        </w:r>
        <w:r w:rsidR="002678B5">
          <w:rPr>
            <w:rFonts w:ascii="Arial" w:hAnsi="宋体" w:cs="Arial" w:hint="eastAsia"/>
            <w:bCs/>
          </w:rPr>
          <w:t>直至通过验收，每迟延一天乙方向甲方</w:t>
        </w:r>
        <w:r w:rsidR="002678B5" w:rsidRPr="003D017A">
          <w:rPr>
            <w:rFonts w:ascii="Arial" w:hAnsi="宋体" w:cs="Arial"/>
            <w:bCs/>
          </w:rPr>
          <w:t>支付合同总金额的</w:t>
        </w:r>
        <w:r w:rsidR="002678B5" w:rsidRPr="003D017A">
          <w:rPr>
            <w:rFonts w:ascii="Arial" w:hAnsi="Arial" w:cs="Arial"/>
            <w:bCs/>
          </w:rPr>
          <w:t>0.5%</w:t>
        </w:r>
        <w:r w:rsidR="002678B5" w:rsidRPr="003D017A">
          <w:rPr>
            <w:rFonts w:ascii="Arial" w:hAnsi="宋体" w:cs="Arial"/>
            <w:bCs/>
          </w:rPr>
          <w:t>作为违约金。</w:t>
        </w:r>
        <w:r w:rsidR="002678B5">
          <w:rPr>
            <w:rFonts w:ascii="Arial" w:hAnsi="宋体" w:cs="Arial" w:hint="eastAsia"/>
            <w:bCs/>
          </w:rPr>
          <w:t>甲方选择解除合同的，乙方应收到甲方书面解除合同通知之日起</w:t>
        </w:r>
        <w:r w:rsidR="002678B5">
          <w:rPr>
            <w:rFonts w:ascii="Arial" w:hAnsi="宋体" w:cs="Arial" w:hint="eastAsia"/>
            <w:bCs/>
          </w:rPr>
          <w:t xml:space="preserve">   </w:t>
        </w:r>
        <w:r w:rsidR="002678B5">
          <w:rPr>
            <w:rFonts w:ascii="Arial" w:hAnsi="宋体" w:cs="Arial" w:hint="eastAsia"/>
            <w:bCs/>
          </w:rPr>
          <w:t>日内将甲方已支付的价款全部退还</w:t>
        </w:r>
        <w:r w:rsidR="00371D25">
          <w:rPr>
            <w:rFonts w:ascii="Arial" w:hAnsi="宋体" w:cs="Arial" w:hint="eastAsia"/>
            <w:bCs/>
          </w:rPr>
          <w:t>，并向甲方支付合同价款的百分之二十作为违约金。</w:t>
        </w:r>
      </w:ins>
    </w:p>
    <w:p w14:paraId="22D55309" w14:textId="77777777" w:rsidR="001E288C" w:rsidRPr="002678B5" w:rsidRDefault="001E288C" w:rsidP="00AA4D45">
      <w:pPr>
        <w:snapToGrid w:val="0"/>
        <w:spacing w:line="240" w:lineRule="auto"/>
        <w:ind w:left="514" w:hangingChars="245" w:hanging="514"/>
        <w:rPr>
          <w:rFonts w:ascii="Arial" w:hAnsi="Arial" w:cs="Arial"/>
          <w:bCs/>
        </w:rPr>
      </w:pPr>
    </w:p>
    <w:p w14:paraId="6CDF3F95" w14:textId="77777777" w:rsidR="007C0F0E" w:rsidRPr="003D017A" w:rsidRDefault="001E288C" w:rsidP="00A00CBE">
      <w:pPr>
        <w:snapToGrid w:val="0"/>
        <w:spacing w:line="240" w:lineRule="auto"/>
        <w:outlineLvl w:val="0"/>
      </w:pPr>
      <w:r w:rsidRPr="003D017A">
        <w:rPr>
          <w:rFonts w:ascii="Arial" w:hAnsi="Arial" w:cs="Arial" w:hint="eastAsia"/>
          <w:b/>
          <w:bCs/>
        </w:rPr>
        <w:t>4</w:t>
      </w:r>
      <w:r w:rsidR="009B09F2" w:rsidRPr="003D017A">
        <w:rPr>
          <w:rFonts w:ascii="Arial" w:hAnsi="Arial" w:cs="Arial" w:hint="eastAsia"/>
          <w:b/>
          <w:bCs/>
        </w:rPr>
        <w:t xml:space="preserve"> </w:t>
      </w:r>
      <w:r w:rsidR="007C0F0E" w:rsidRPr="003D017A">
        <w:rPr>
          <w:rFonts w:ascii="Arial" w:hAnsi="宋体" w:cs="Arial"/>
          <w:b/>
          <w:bCs/>
        </w:rPr>
        <w:t>工作计划</w:t>
      </w:r>
    </w:p>
    <w:p w14:paraId="4B9723A0" w14:textId="77777777" w:rsidR="007C0F0E" w:rsidRPr="003D017A" w:rsidRDefault="007C0F0E" w:rsidP="007C0F0E">
      <w:pPr>
        <w:snapToGrid w:val="0"/>
        <w:spacing w:line="240" w:lineRule="auto"/>
        <w:rPr>
          <w:rFonts w:ascii="Arial" w:hAnsi="Arial" w:cs="Arial"/>
          <w:bCs/>
        </w:rPr>
      </w:pPr>
    </w:p>
    <w:p w14:paraId="003E8B91" w14:textId="77777777" w:rsidR="00714504" w:rsidRPr="003D017A" w:rsidRDefault="001E288C" w:rsidP="00417BE3">
      <w:pPr>
        <w:snapToGrid w:val="0"/>
        <w:spacing w:line="240" w:lineRule="auto"/>
        <w:ind w:left="517" w:hangingChars="245" w:hanging="517"/>
        <w:rPr>
          <w:rFonts w:ascii="Arial" w:hAnsi="Arial" w:cs="Arial"/>
          <w:bCs/>
        </w:rPr>
      </w:pPr>
      <w:r w:rsidRPr="003D017A">
        <w:rPr>
          <w:rFonts w:ascii="Arial" w:hAnsi="Arial" w:cs="Arial" w:hint="eastAsia"/>
          <w:b/>
          <w:bCs/>
        </w:rPr>
        <w:t>4</w:t>
      </w:r>
      <w:r w:rsidR="007C0F0E" w:rsidRPr="003D017A">
        <w:rPr>
          <w:rFonts w:ascii="Arial" w:hAnsi="Arial" w:cs="Arial"/>
          <w:b/>
          <w:bCs/>
        </w:rPr>
        <w:t xml:space="preserve">.1  </w:t>
      </w:r>
      <w:r w:rsidR="006C26AB" w:rsidRPr="003D017A">
        <w:rPr>
          <w:rFonts w:ascii="Arial" w:hAnsi="宋体" w:cs="Arial"/>
          <w:bCs/>
        </w:rPr>
        <w:t>乙方应在</w:t>
      </w:r>
      <w:r w:rsidR="00D36F77" w:rsidRPr="003D017A">
        <w:rPr>
          <w:rFonts w:ascii="Arial" w:hAnsi="Arial" w:cs="Arial" w:hint="eastAsia"/>
          <w:bCs/>
        </w:rPr>
        <w:t>深圳</w:t>
      </w:r>
      <w:r w:rsidR="006C26AB" w:rsidRPr="003D017A">
        <w:rPr>
          <w:rFonts w:ascii="Arial" w:hAnsi="宋体" w:cs="Arial"/>
          <w:bCs/>
        </w:rPr>
        <w:t>（</w:t>
      </w:r>
      <w:r w:rsidR="006C26AB" w:rsidRPr="003D017A">
        <w:rPr>
          <w:rFonts w:ascii="Arial" w:hAnsi="宋体" w:cs="Arial" w:hint="eastAsia"/>
          <w:bCs/>
        </w:rPr>
        <w:t>“</w:t>
      </w:r>
      <w:r w:rsidR="006C26AB" w:rsidRPr="003D017A">
        <w:rPr>
          <w:rFonts w:ascii="Arial" w:hAnsi="宋体" w:cs="Arial"/>
          <w:bCs/>
        </w:rPr>
        <w:t>工作地点</w:t>
      </w:r>
      <w:r w:rsidR="006C26AB" w:rsidRPr="003D017A">
        <w:rPr>
          <w:rFonts w:ascii="Arial" w:hAnsi="Arial" w:cs="Arial" w:hint="eastAsia"/>
          <w:bCs/>
        </w:rPr>
        <w:t>”</w:t>
      </w:r>
      <w:r w:rsidR="006C26AB" w:rsidRPr="003D017A">
        <w:rPr>
          <w:rFonts w:ascii="Arial" w:hAnsi="宋体" w:cs="Arial"/>
          <w:bCs/>
        </w:rPr>
        <w:t>），按照</w:t>
      </w:r>
      <w:r w:rsidR="00305C2D" w:rsidRPr="003D017A">
        <w:rPr>
          <w:rFonts w:ascii="Arial" w:hAnsi="Arial" w:cs="Arial" w:hint="eastAsia"/>
          <w:bCs/>
        </w:rPr>
        <w:t>本合同附件一</w:t>
      </w:r>
      <w:r w:rsidR="001C0741" w:rsidRPr="003D017A">
        <w:rPr>
          <w:rFonts w:ascii="Arial" w:hAnsi="宋体" w:cs="Arial" w:hint="eastAsia"/>
        </w:rPr>
        <w:t>《一致药业预算管理系统二期开发项目</w:t>
      </w:r>
      <w:r w:rsidR="001C0741" w:rsidRPr="003D017A">
        <w:rPr>
          <w:rFonts w:ascii="Arial" w:hAnsi="Arial" w:cs="Arial"/>
          <w:bCs/>
        </w:rPr>
        <w:t>工作任务书</w:t>
      </w:r>
      <w:r w:rsidR="001C0741" w:rsidRPr="003D017A">
        <w:rPr>
          <w:rFonts w:ascii="Arial" w:hAnsi="宋体" w:cs="Arial" w:hint="eastAsia"/>
        </w:rPr>
        <w:t>》</w:t>
      </w:r>
      <w:r w:rsidR="006C26AB" w:rsidRPr="003D017A">
        <w:rPr>
          <w:rFonts w:ascii="Arial" w:hAnsi="Arial" w:cs="Arial" w:hint="eastAsia"/>
          <w:bCs/>
        </w:rPr>
        <w:t>第</w:t>
      </w:r>
      <w:r w:rsidR="006C26AB" w:rsidRPr="003D017A">
        <w:rPr>
          <w:rFonts w:ascii="Arial" w:hAnsi="Arial" w:cs="Arial" w:hint="eastAsia"/>
          <w:bCs/>
        </w:rPr>
        <w:t>5</w:t>
      </w:r>
      <w:r w:rsidR="006C26AB" w:rsidRPr="003D017A">
        <w:rPr>
          <w:rFonts w:ascii="Arial" w:hAnsi="Arial" w:cs="Arial" w:hint="eastAsia"/>
          <w:bCs/>
        </w:rPr>
        <w:t>条“</w:t>
      </w:r>
      <w:r w:rsidR="00436412" w:rsidRPr="003D017A">
        <w:rPr>
          <w:rFonts w:hint="eastAsia"/>
        </w:rPr>
        <w:t>里程碑和完成时间</w:t>
      </w:r>
      <w:r w:rsidR="006C26AB" w:rsidRPr="003D017A">
        <w:rPr>
          <w:rFonts w:ascii="Arial" w:hAnsi="Arial" w:cs="Arial" w:hint="eastAsia"/>
          <w:bCs/>
        </w:rPr>
        <w:t>”</w:t>
      </w:r>
      <w:r w:rsidR="006C26AB" w:rsidRPr="003D017A">
        <w:rPr>
          <w:rFonts w:ascii="Arial" w:hAnsi="宋体" w:cs="Arial" w:hint="eastAsia"/>
          <w:bCs/>
        </w:rPr>
        <w:t>所约定</w:t>
      </w:r>
      <w:r w:rsidR="006C26AB" w:rsidRPr="003D017A">
        <w:rPr>
          <w:rFonts w:ascii="Arial" w:hAnsi="宋体" w:cs="Arial"/>
          <w:bCs/>
        </w:rPr>
        <w:t>的各阶段起止日期、工作描述</w:t>
      </w:r>
      <w:r w:rsidR="006C26AB" w:rsidRPr="003D017A">
        <w:rPr>
          <w:rFonts w:ascii="Arial" w:hAnsi="宋体" w:cs="Arial"/>
          <w:bCs/>
        </w:rPr>
        <w:lastRenderedPageBreak/>
        <w:t>进行开发工作。</w:t>
      </w:r>
    </w:p>
    <w:p w14:paraId="7A7CF65D" w14:textId="77777777" w:rsidR="007514BA" w:rsidRPr="003D017A" w:rsidRDefault="007514BA" w:rsidP="007C0F0E">
      <w:pPr>
        <w:snapToGrid w:val="0"/>
        <w:spacing w:line="240" w:lineRule="auto"/>
        <w:rPr>
          <w:rFonts w:ascii="Arial" w:hAnsi="Arial" w:cs="Arial"/>
          <w:bCs/>
        </w:rPr>
      </w:pPr>
    </w:p>
    <w:p w14:paraId="270452F0" w14:textId="77777777" w:rsidR="0053243E" w:rsidRPr="003D017A" w:rsidRDefault="001E288C" w:rsidP="00417BE3">
      <w:pPr>
        <w:spacing w:line="240" w:lineRule="atLeast"/>
        <w:ind w:left="517" w:hangingChars="245" w:hanging="517"/>
        <w:rPr>
          <w:rFonts w:ascii="Arial" w:hAnsi="宋体" w:cs="Arial"/>
          <w:bCs/>
        </w:rPr>
      </w:pPr>
      <w:r w:rsidRPr="003D017A">
        <w:rPr>
          <w:rFonts w:ascii="Arial" w:hAnsi="Arial" w:cs="Arial" w:hint="eastAsia"/>
          <w:b/>
          <w:bCs/>
        </w:rPr>
        <w:t>4</w:t>
      </w:r>
      <w:r w:rsidR="007C0F0E" w:rsidRPr="003D017A">
        <w:rPr>
          <w:rFonts w:ascii="Arial" w:hAnsi="Arial" w:cs="Arial"/>
          <w:b/>
          <w:bCs/>
        </w:rPr>
        <w:t xml:space="preserve">.2 </w:t>
      </w:r>
      <w:r w:rsidR="001A0E51" w:rsidRPr="003D017A">
        <w:rPr>
          <w:rFonts w:ascii="Arial" w:hAnsi="Arial" w:cs="Arial" w:hint="eastAsia"/>
          <w:b/>
          <w:bCs/>
        </w:rPr>
        <w:t xml:space="preserve"> </w:t>
      </w:r>
      <w:r w:rsidR="00104BAC" w:rsidRPr="003D017A">
        <w:rPr>
          <w:rFonts w:ascii="Arial" w:hAnsi="宋体" w:cs="Arial"/>
          <w:bCs/>
        </w:rPr>
        <w:t>本合同</w:t>
      </w:r>
      <w:r w:rsidR="007C0F0E" w:rsidRPr="003D017A">
        <w:rPr>
          <w:rFonts w:ascii="Arial" w:hAnsi="宋体" w:cs="Arial"/>
          <w:bCs/>
        </w:rPr>
        <w:t>履行过程中，乙方应根据甲方的要求提交书面的开发工作进度报告，以使甲方及时了解开发工作的真实进度。</w:t>
      </w:r>
      <w:r w:rsidR="003E28EF" w:rsidRPr="003D017A">
        <w:rPr>
          <w:rFonts w:ascii="Arial" w:hAnsi="宋体" w:cs="Arial" w:hint="eastAsia"/>
          <w:bCs/>
        </w:rPr>
        <w:t>甲方有权</w:t>
      </w:r>
      <w:r w:rsidR="0053243E" w:rsidRPr="003D017A">
        <w:rPr>
          <w:rFonts w:ascii="Arial" w:hAnsi="宋体" w:cs="Arial" w:hint="eastAsia"/>
          <w:bCs/>
        </w:rPr>
        <w:t>利对项目开发及后期维护的任何阶段的全部过程进行审计，乙方项目负责人</w:t>
      </w:r>
      <w:r w:rsidR="003E28EF" w:rsidRPr="003D017A">
        <w:rPr>
          <w:rFonts w:ascii="Arial" w:hAnsi="宋体" w:cs="Arial" w:hint="eastAsia"/>
          <w:bCs/>
        </w:rPr>
        <w:t>及相关人员有责任进行配合。乙方应对审计发现的问题</w:t>
      </w:r>
      <w:r w:rsidR="0053243E" w:rsidRPr="003D017A">
        <w:rPr>
          <w:rFonts w:ascii="Arial" w:hAnsi="宋体" w:cs="Arial" w:hint="eastAsia"/>
          <w:bCs/>
        </w:rPr>
        <w:t>收到甲方通知后</w:t>
      </w:r>
      <w:r w:rsidR="003E28EF" w:rsidRPr="003D017A">
        <w:rPr>
          <w:rFonts w:ascii="Arial" w:hAnsi="宋体" w:cs="Arial" w:hint="eastAsia"/>
          <w:bCs/>
        </w:rPr>
        <w:t>三天内做出解释。</w:t>
      </w:r>
      <w:r w:rsidR="008E2C29" w:rsidRPr="003D017A">
        <w:rPr>
          <w:rFonts w:ascii="Arial" w:hAnsi="宋体" w:cs="Arial" w:hint="eastAsia"/>
          <w:bCs/>
        </w:rPr>
        <w:t>甲方有权要求乙方在一定的期限内纠正审计发现的问题。</w:t>
      </w:r>
    </w:p>
    <w:p w14:paraId="6BEE7A5B" w14:textId="77777777" w:rsidR="0053243E" w:rsidRPr="003D017A" w:rsidRDefault="0053243E" w:rsidP="00BE7179">
      <w:pPr>
        <w:spacing w:line="240" w:lineRule="atLeast"/>
        <w:rPr>
          <w:rFonts w:ascii="Arial" w:hAnsi="宋体" w:cs="Arial"/>
          <w:bCs/>
        </w:rPr>
      </w:pPr>
    </w:p>
    <w:p w14:paraId="36D8E59A" w14:textId="77777777" w:rsidR="00C14987" w:rsidRDefault="001E288C" w:rsidP="00417BE3">
      <w:pPr>
        <w:spacing w:line="240" w:lineRule="atLeast"/>
        <w:ind w:left="517" w:hangingChars="245" w:hanging="517"/>
        <w:rPr>
          <w:rFonts w:ascii="Arial" w:hAnsi="宋体" w:cs="Arial" w:hint="eastAsia"/>
          <w:bCs/>
        </w:rPr>
      </w:pPr>
      <w:r w:rsidRPr="003D017A">
        <w:rPr>
          <w:rFonts w:ascii="Arial" w:hAnsi="Arial" w:cs="Arial" w:hint="eastAsia"/>
          <w:b/>
          <w:bCs/>
        </w:rPr>
        <w:t>4</w:t>
      </w:r>
      <w:r w:rsidR="0053243E" w:rsidRPr="003D017A">
        <w:rPr>
          <w:rFonts w:ascii="Arial" w:hAnsi="Arial" w:cs="Arial"/>
          <w:b/>
          <w:bCs/>
        </w:rPr>
        <w:t>.</w:t>
      </w:r>
      <w:r w:rsidR="0053243E" w:rsidRPr="003D017A">
        <w:rPr>
          <w:rFonts w:ascii="Arial" w:hAnsi="Arial" w:cs="Arial" w:hint="eastAsia"/>
          <w:b/>
          <w:bCs/>
        </w:rPr>
        <w:t xml:space="preserve">3 </w:t>
      </w:r>
      <w:r w:rsidR="009B09F2" w:rsidRPr="003D017A">
        <w:rPr>
          <w:rFonts w:ascii="Arial" w:hAnsi="Arial" w:cs="Arial" w:hint="eastAsia"/>
          <w:b/>
          <w:bCs/>
        </w:rPr>
        <w:t xml:space="preserve"> </w:t>
      </w:r>
      <w:r w:rsidR="003D5156" w:rsidRPr="003D017A">
        <w:rPr>
          <w:rFonts w:ascii="Arial" w:hAnsi="宋体" w:cs="Arial" w:hint="eastAsia"/>
          <w:bCs/>
        </w:rPr>
        <w:t>在</w:t>
      </w:r>
      <w:r w:rsidR="00104BAC" w:rsidRPr="003D017A">
        <w:rPr>
          <w:rFonts w:ascii="Arial" w:hAnsi="宋体" w:cs="Arial" w:hint="eastAsia"/>
          <w:bCs/>
        </w:rPr>
        <w:t>本合同</w:t>
      </w:r>
      <w:r w:rsidR="003D5156" w:rsidRPr="003D017A">
        <w:rPr>
          <w:rFonts w:ascii="Arial" w:hAnsi="宋体" w:cs="Arial" w:hint="eastAsia"/>
          <w:bCs/>
        </w:rPr>
        <w:t>执行过程中，如出现因合作需求、合作计划</w:t>
      </w:r>
      <w:r w:rsidR="0084030B" w:rsidRPr="003D017A">
        <w:rPr>
          <w:rFonts w:ascii="Arial" w:hAnsi="宋体" w:cs="Arial" w:hint="eastAsia"/>
          <w:bCs/>
        </w:rPr>
        <w:t>变更</w:t>
      </w:r>
      <w:r w:rsidR="003D5156" w:rsidRPr="003D017A">
        <w:rPr>
          <w:rFonts w:ascii="Arial" w:hAnsi="宋体" w:cs="Arial" w:hint="eastAsia"/>
          <w:bCs/>
        </w:rPr>
        <w:t>及其他异常情况导致的需求变更，</w:t>
      </w:r>
      <w:r w:rsidR="0084030B" w:rsidRPr="003D017A">
        <w:rPr>
          <w:rFonts w:ascii="Arial" w:hAnsi="宋体" w:cs="Arial" w:hint="eastAsia"/>
          <w:bCs/>
        </w:rPr>
        <w:t>甲方应</w:t>
      </w:r>
      <w:r w:rsidR="006179C2" w:rsidRPr="003D017A">
        <w:rPr>
          <w:rFonts w:ascii="Arial" w:hAnsi="宋体" w:cs="Arial" w:hint="eastAsia"/>
          <w:bCs/>
        </w:rPr>
        <w:t>以书面形式出具</w:t>
      </w:r>
      <w:r w:rsidR="0084030B" w:rsidRPr="003D017A">
        <w:rPr>
          <w:rFonts w:ascii="Arial" w:hAnsi="宋体" w:cs="Arial" w:hint="eastAsia"/>
          <w:bCs/>
        </w:rPr>
        <w:t>经编号的</w:t>
      </w:r>
      <w:r w:rsidR="00C14987" w:rsidRPr="003D017A">
        <w:rPr>
          <w:rFonts w:ascii="Arial" w:hAnsi="宋体" w:cs="Arial" w:hint="eastAsia"/>
          <w:bCs/>
        </w:rPr>
        <w:t>《需求变更单》，</w:t>
      </w:r>
      <w:r w:rsidR="00105ED5" w:rsidRPr="003D017A">
        <w:rPr>
          <w:rFonts w:ascii="Arial" w:hAnsi="宋体" w:cs="Arial" w:hint="eastAsia"/>
          <w:bCs/>
        </w:rPr>
        <w:t>乙方应积极配合按照变更后的需求完成后续工作。变更</w:t>
      </w:r>
      <w:r w:rsidR="00733EF9" w:rsidRPr="003D017A">
        <w:rPr>
          <w:rFonts w:ascii="Arial" w:hAnsi="宋体" w:cs="Arial" w:hint="eastAsia"/>
          <w:bCs/>
        </w:rPr>
        <w:t>的需求</w:t>
      </w:r>
      <w:r w:rsidR="006179C2" w:rsidRPr="003D017A">
        <w:rPr>
          <w:rFonts w:ascii="Arial" w:hAnsi="宋体" w:cs="Arial" w:hint="eastAsia"/>
          <w:bCs/>
        </w:rPr>
        <w:t>如不引起合作费用及</w:t>
      </w:r>
      <w:r w:rsidR="00105ED5" w:rsidRPr="003D017A">
        <w:rPr>
          <w:rFonts w:ascii="Arial" w:hAnsi="宋体" w:cs="Arial" w:hint="eastAsia"/>
          <w:bCs/>
        </w:rPr>
        <w:t>合作项目进度的变化，经过双方项目负责人</w:t>
      </w:r>
      <w:r w:rsidR="00C14987" w:rsidRPr="003D017A">
        <w:rPr>
          <w:rFonts w:ascii="Arial" w:hAnsi="宋体" w:cs="Arial" w:hint="eastAsia"/>
          <w:bCs/>
        </w:rPr>
        <w:t>签字确认</w:t>
      </w:r>
      <w:r w:rsidR="004557B0" w:rsidRPr="003D017A">
        <w:rPr>
          <w:rFonts w:ascii="Arial" w:hAnsi="宋体" w:cs="Arial" w:hint="eastAsia"/>
          <w:bCs/>
        </w:rPr>
        <w:t>后</w:t>
      </w:r>
      <w:r w:rsidR="00C14987" w:rsidRPr="003D017A">
        <w:rPr>
          <w:rFonts w:ascii="Arial" w:hAnsi="宋体" w:cs="Arial" w:hint="eastAsia"/>
          <w:bCs/>
        </w:rPr>
        <w:t>即可执行</w:t>
      </w:r>
      <w:r w:rsidR="00105ED5" w:rsidRPr="003D017A">
        <w:rPr>
          <w:rFonts w:ascii="Arial" w:hAnsi="宋体" w:cs="Arial" w:hint="eastAsia"/>
          <w:bCs/>
        </w:rPr>
        <w:t>。</w:t>
      </w:r>
      <w:r w:rsidR="00697BAD" w:rsidRPr="003D017A">
        <w:rPr>
          <w:rFonts w:ascii="Arial" w:hAnsi="宋体" w:cs="Arial" w:hint="eastAsia"/>
          <w:bCs/>
        </w:rPr>
        <w:t>否</w:t>
      </w:r>
      <w:r w:rsidR="00751737" w:rsidRPr="003D017A">
        <w:rPr>
          <w:rFonts w:ascii="Arial" w:hAnsi="宋体" w:cs="Arial" w:hint="eastAsia"/>
          <w:bCs/>
        </w:rPr>
        <w:t>则双方应</w:t>
      </w:r>
      <w:r w:rsidR="00C14987" w:rsidRPr="003D017A">
        <w:rPr>
          <w:rFonts w:ascii="Arial" w:hAnsi="宋体" w:cs="Arial" w:hint="eastAsia"/>
          <w:bCs/>
        </w:rPr>
        <w:t>以</w:t>
      </w:r>
      <w:r w:rsidR="00DE238F" w:rsidRPr="003D017A">
        <w:rPr>
          <w:rFonts w:ascii="Arial" w:hAnsi="宋体" w:cs="Arial" w:hint="eastAsia"/>
          <w:bCs/>
        </w:rPr>
        <w:t>补充</w:t>
      </w:r>
      <w:r w:rsidR="00C14987" w:rsidRPr="003D017A">
        <w:rPr>
          <w:rFonts w:ascii="Arial" w:hAnsi="宋体" w:cs="Arial" w:hint="eastAsia"/>
          <w:bCs/>
        </w:rPr>
        <w:t>协议的方式</w:t>
      </w:r>
      <w:r w:rsidR="00DE238F" w:rsidRPr="003D017A">
        <w:rPr>
          <w:rFonts w:ascii="Arial" w:hAnsi="宋体" w:cs="Arial" w:hint="eastAsia"/>
          <w:bCs/>
        </w:rPr>
        <w:t>明确</w:t>
      </w:r>
      <w:r w:rsidR="00697BAD" w:rsidRPr="003D017A">
        <w:rPr>
          <w:rFonts w:ascii="Arial" w:hAnsi="宋体" w:cs="Arial" w:hint="eastAsia"/>
          <w:bCs/>
        </w:rPr>
        <w:t>交付时间变更、</w:t>
      </w:r>
      <w:r w:rsidR="00DE238F" w:rsidRPr="003D017A">
        <w:rPr>
          <w:rFonts w:ascii="Arial" w:hAnsi="宋体" w:cs="Arial" w:hint="eastAsia"/>
          <w:bCs/>
        </w:rPr>
        <w:t>费用变更</w:t>
      </w:r>
      <w:r w:rsidR="00C65D1E" w:rsidRPr="003D017A">
        <w:rPr>
          <w:rFonts w:ascii="Arial" w:hAnsi="宋体" w:cs="Arial" w:hint="eastAsia"/>
          <w:bCs/>
        </w:rPr>
        <w:t>的额度及支付方式</w:t>
      </w:r>
      <w:r w:rsidR="00C14987" w:rsidRPr="003D017A">
        <w:rPr>
          <w:rFonts w:ascii="Arial" w:hAnsi="宋体" w:cs="Arial" w:hint="eastAsia"/>
          <w:bCs/>
        </w:rPr>
        <w:t>。</w:t>
      </w:r>
    </w:p>
    <w:p w14:paraId="39ED180B" w14:textId="77777777" w:rsidR="008E66F9" w:rsidRPr="003D017A" w:rsidRDefault="008E66F9" w:rsidP="008E66F9">
      <w:pPr>
        <w:spacing w:line="240" w:lineRule="atLeast"/>
        <w:ind w:left="514" w:hangingChars="245" w:hanging="514"/>
        <w:rPr>
          <w:ins w:id="45" w:author="yanghaiping" w:date="2011-09-25T21:45:00Z"/>
          <w:rFonts w:ascii="Arial" w:hAnsi="宋体" w:cs="Arial"/>
          <w:bCs/>
        </w:rPr>
      </w:pPr>
    </w:p>
    <w:p w14:paraId="57C02254" w14:textId="77777777" w:rsidR="007C0F0E" w:rsidRPr="003D017A" w:rsidRDefault="001E288C" w:rsidP="009B09F2">
      <w:pPr>
        <w:snapToGrid w:val="0"/>
        <w:spacing w:line="240" w:lineRule="auto"/>
        <w:ind w:left="517" w:hangingChars="245" w:hanging="517"/>
        <w:rPr>
          <w:rFonts w:ascii="Arial" w:hAnsi="Arial" w:cs="Arial"/>
          <w:bCs/>
        </w:rPr>
      </w:pPr>
      <w:r w:rsidRPr="003D017A">
        <w:rPr>
          <w:rFonts w:ascii="Arial" w:hAnsi="Arial" w:cs="Arial" w:hint="eastAsia"/>
          <w:b/>
          <w:bCs/>
        </w:rPr>
        <w:t>4</w:t>
      </w:r>
      <w:r w:rsidR="007C0F0E" w:rsidRPr="003D017A">
        <w:rPr>
          <w:rFonts w:ascii="Arial" w:hAnsi="Arial" w:cs="Arial"/>
          <w:b/>
          <w:bCs/>
        </w:rPr>
        <w:t>.</w:t>
      </w:r>
      <w:r w:rsidR="00996A64" w:rsidRPr="003D017A">
        <w:rPr>
          <w:rFonts w:ascii="Arial" w:hAnsi="Arial" w:cs="Arial" w:hint="eastAsia"/>
          <w:b/>
          <w:bCs/>
        </w:rPr>
        <w:t>4</w:t>
      </w:r>
      <w:r w:rsidR="009B09F2" w:rsidRPr="003D017A">
        <w:rPr>
          <w:rFonts w:ascii="Arial" w:hAnsi="Arial" w:cs="Arial" w:hint="eastAsia"/>
          <w:b/>
          <w:bCs/>
        </w:rPr>
        <w:t xml:space="preserve">  </w:t>
      </w:r>
      <w:r w:rsidR="007C0F0E" w:rsidRPr="003D017A">
        <w:rPr>
          <w:rFonts w:ascii="Arial" w:hAnsi="宋体" w:cs="Arial"/>
          <w:bCs/>
        </w:rPr>
        <w:t>在约定的各阶段终止日期前，乙方应将阶段性成果提交给甲方，由甲方依照约定的评审方法及评审标准进行阶段性评审（</w:t>
      </w:r>
      <w:r w:rsidR="00C1132B" w:rsidRPr="003D017A">
        <w:rPr>
          <w:rFonts w:ascii="Arial" w:hAnsi="Arial" w:cs="Arial" w:hint="eastAsia"/>
          <w:bCs/>
        </w:rPr>
        <w:t>“</w:t>
      </w:r>
      <w:r w:rsidR="007C0F0E" w:rsidRPr="003D017A">
        <w:rPr>
          <w:rFonts w:ascii="Arial" w:hAnsi="宋体" w:cs="Arial"/>
          <w:bCs/>
        </w:rPr>
        <w:t>阶段性评审</w:t>
      </w:r>
      <w:r w:rsidR="00C1132B" w:rsidRPr="003D017A">
        <w:rPr>
          <w:rFonts w:ascii="Arial" w:hAnsi="Arial" w:cs="Arial" w:hint="eastAsia"/>
          <w:bCs/>
        </w:rPr>
        <w:t>”</w:t>
      </w:r>
      <w:r w:rsidR="007C0F0E" w:rsidRPr="003D017A">
        <w:rPr>
          <w:rFonts w:ascii="Arial" w:hAnsi="宋体" w:cs="Arial"/>
          <w:bCs/>
        </w:rPr>
        <w:t>）。阶段性评审的评审方法及标准除依照</w:t>
      </w:r>
      <w:r w:rsidR="006B45C7" w:rsidRPr="003D017A">
        <w:rPr>
          <w:rFonts w:ascii="Arial" w:hAnsi="宋体" w:cs="Arial"/>
          <w:bCs/>
        </w:rPr>
        <w:t>本合同</w:t>
      </w:r>
      <w:r w:rsidRPr="003D017A">
        <w:rPr>
          <w:rFonts w:ascii="Arial" w:hAnsi="Arial" w:cs="Arial" w:hint="eastAsia"/>
          <w:bCs/>
        </w:rPr>
        <w:t>4</w:t>
      </w:r>
      <w:r w:rsidR="006B45C7" w:rsidRPr="003D017A">
        <w:rPr>
          <w:rFonts w:ascii="Arial" w:hAnsi="Arial" w:cs="Arial"/>
          <w:bCs/>
        </w:rPr>
        <w:t>.1</w:t>
      </w:r>
      <w:r w:rsidR="006B45C7" w:rsidRPr="003D017A">
        <w:rPr>
          <w:rFonts w:ascii="Arial" w:hAnsi="宋体" w:cs="Arial"/>
          <w:bCs/>
        </w:rPr>
        <w:t>款</w:t>
      </w:r>
      <w:r w:rsidR="007C0F0E" w:rsidRPr="003D017A">
        <w:rPr>
          <w:rFonts w:ascii="Arial" w:hAnsi="宋体" w:cs="Arial"/>
          <w:bCs/>
        </w:rPr>
        <w:t>的约定外，应在可能的最大限度内适用</w:t>
      </w:r>
      <w:r w:rsidR="006B45C7" w:rsidRPr="003D017A">
        <w:rPr>
          <w:rFonts w:ascii="Arial" w:hAnsi="宋体" w:cs="Arial"/>
          <w:bCs/>
        </w:rPr>
        <w:t>本合同</w:t>
      </w:r>
      <w:r w:rsidR="003A6F1C" w:rsidRPr="003D017A">
        <w:rPr>
          <w:rFonts w:ascii="Arial" w:hAnsi="宋体" w:cs="Arial" w:hint="eastAsia"/>
          <w:bCs/>
        </w:rPr>
        <w:t>第</w:t>
      </w:r>
      <w:r w:rsidRPr="003D017A">
        <w:rPr>
          <w:rFonts w:ascii="Arial" w:hAnsi="Arial" w:cs="Arial" w:hint="eastAsia"/>
          <w:bCs/>
        </w:rPr>
        <w:t>3</w:t>
      </w:r>
      <w:r w:rsidR="003A6F1C" w:rsidRPr="003D017A">
        <w:rPr>
          <w:rFonts w:ascii="Arial" w:hAnsi="Arial" w:cs="Arial" w:hint="eastAsia"/>
          <w:bCs/>
        </w:rPr>
        <w:t>条</w:t>
      </w:r>
      <w:r w:rsidR="006B45C7" w:rsidRPr="003D017A">
        <w:rPr>
          <w:rFonts w:ascii="Arial" w:hAnsi="宋体" w:cs="Arial"/>
          <w:bCs/>
        </w:rPr>
        <w:t>中就</w:t>
      </w:r>
      <w:r w:rsidR="003A6F1C" w:rsidRPr="003D017A">
        <w:rPr>
          <w:rFonts w:ascii="Arial" w:hAnsi="宋体" w:cs="Arial"/>
          <w:bCs/>
        </w:rPr>
        <w:t>开发成果验收方法</w:t>
      </w:r>
      <w:r w:rsidR="003A6F1C" w:rsidRPr="003D017A">
        <w:rPr>
          <w:rFonts w:ascii="Arial" w:hAnsi="宋体" w:cs="Arial" w:hint="eastAsia"/>
          <w:bCs/>
        </w:rPr>
        <w:t>、方法和</w:t>
      </w:r>
      <w:r w:rsidR="007C0F0E" w:rsidRPr="003D017A">
        <w:rPr>
          <w:rFonts w:ascii="Arial" w:hAnsi="宋体" w:cs="Arial"/>
          <w:bCs/>
        </w:rPr>
        <w:t>标准</w:t>
      </w:r>
      <w:r w:rsidR="003A6F1C" w:rsidRPr="003D017A">
        <w:rPr>
          <w:rFonts w:ascii="Arial" w:hAnsi="宋体" w:cs="Arial" w:hint="eastAsia"/>
          <w:bCs/>
        </w:rPr>
        <w:t>等</w:t>
      </w:r>
      <w:r w:rsidR="006B45C7" w:rsidRPr="003D017A">
        <w:rPr>
          <w:rFonts w:ascii="Arial" w:hAnsi="宋体" w:cs="Arial"/>
          <w:bCs/>
        </w:rPr>
        <w:t>所作</w:t>
      </w:r>
      <w:r w:rsidR="007C0F0E" w:rsidRPr="003D017A">
        <w:rPr>
          <w:rFonts w:ascii="Arial" w:hAnsi="宋体" w:cs="Arial"/>
          <w:bCs/>
        </w:rPr>
        <w:t>的约定。</w:t>
      </w:r>
    </w:p>
    <w:p w14:paraId="00F1E389" w14:textId="77777777" w:rsidR="007C0F0E" w:rsidRPr="003D017A" w:rsidRDefault="007C0F0E" w:rsidP="007C0F0E">
      <w:pPr>
        <w:snapToGrid w:val="0"/>
        <w:spacing w:line="240" w:lineRule="auto"/>
        <w:rPr>
          <w:rFonts w:ascii="Arial" w:hAnsi="Arial" w:cs="Arial"/>
          <w:bCs/>
        </w:rPr>
      </w:pPr>
    </w:p>
    <w:p w14:paraId="5AB2AB47" w14:textId="77777777" w:rsidR="007C0F0E" w:rsidRPr="003D017A" w:rsidRDefault="001E288C" w:rsidP="00697BAD">
      <w:pPr>
        <w:snapToGrid w:val="0"/>
        <w:spacing w:line="240" w:lineRule="auto"/>
        <w:ind w:left="517" w:hangingChars="245" w:hanging="517"/>
        <w:rPr>
          <w:rFonts w:ascii="Arial" w:hAnsi="Arial" w:cs="Arial"/>
          <w:bCs/>
        </w:rPr>
      </w:pPr>
      <w:r w:rsidRPr="003D017A">
        <w:rPr>
          <w:rFonts w:ascii="Arial" w:hAnsi="Arial" w:cs="Arial" w:hint="eastAsia"/>
          <w:b/>
          <w:bCs/>
        </w:rPr>
        <w:t>4</w:t>
      </w:r>
      <w:r w:rsidR="007C0F0E" w:rsidRPr="003D017A">
        <w:rPr>
          <w:rFonts w:ascii="Arial" w:hAnsi="Arial" w:cs="Arial"/>
          <w:b/>
          <w:bCs/>
        </w:rPr>
        <w:t>.</w:t>
      </w:r>
      <w:r w:rsidR="00996A64" w:rsidRPr="003D017A">
        <w:rPr>
          <w:rFonts w:ascii="Arial" w:hAnsi="Arial" w:cs="Arial" w:hint="eastAsia"/>
          <w:b/>
          <w:bCs/>
        </w:rPr>
        <w:t>5</w:t>
      </w:r>
      <w:r w:rsidR="009B09F2" w:rsidRPr="003D017A">
        <w:rPr>
          <w:rFonts w:ascii="Arial" w:hAnsi="Arial" w:cs="Arial" w:hint="eastAsia"/>
          <w:b/>
          <w:bCs/>
        </w:rPr>
        <w:t xml:space="preserve">  </w:t>
      </w:r>
      <w:r w:rsidR="00697BAD" w:rsidRPr="003D017A">
        <w:rPr>
          <w:rFonts w:ascii="Arial" w:hAnsi="Arial" w:cs="Arial" w:hint="eastAsia"/>
          <w:bCs/>
        </w:rPr>
        <w:t>甲方应该积极评审乙方交付物并将结果对乙方进行反馈以便乙方更顺利进入下一阶段工作，原则上文档类的评审应该在</w:t>
      </w:r>
      <w:r w:rsidR="00697BAD" w:rsidRPr="003D017A">
        <w:rPr>
          <w:rFonts w:ascii="Arial" w:hAnsi="Arial" w:cs="Arial" w:hint="eastAsia"/>
          <w:bCs/>
        </w:rPr>
        <w:t>3</w:t>
      </w:r>
      <w:r w:rsidR="00697BAD" w:rsidRPr="003D017A">
        <w:rPr>
          <w:rFonts w:ascii="Arial" w:hAnsi="Arial" w:cs="Arial" w:hint="eastAsia"/>
          <w:bCs/>
        </w:rPr>
        <w:t>个工作日内完成评审及反馈。如果由于甲方评审不及时或者评审质量存在缺陷，由此引起的项目延误或者后续交付物的偏差等后果由甲方承担</w:t>
      </w:r>
      <w:r w:rsidR="007C0F0E" w:rsidRPr="003D017A">
        <w:rPr>
          <w:rFonts w:ascii="Arial" w:hAnsi="Arial" w:cs="Arial"/>
          <w:bCs/>
        </w:rPr>
        <w:t>。</w:t>
      </w:r>
    </w:p>
    <w:p w14:paraId="13619897" w14:textId="77777777" w:rsidR="007C0F0E" w:rsidRPr="003D017A" w:rsidRDefault="007C0F0E" w:rsidP="00697BAD">
      <w:pPr>
        <w:snapToGrid w:val="0"/>
        <w:spacing w:line="240" w:lineRule="auto"/>
        <w:ind w:left="517" w:hangingChars="245" w:hanging="517"/>
        <w:rPr>
          <w:rFonts w:ascii="Arial" w:hAnsi="Arial" w:cs="Arial"/>
          <w:b/>
          <w:bCs/>
        </w:rPr>
      </w:pPr>
    </w:p>
    <w:p w14:paraId="222796F9" w14:textId="77777777" w:rsidR="00595CAE" w:rsidRPr="003D017A" w:rsidRDefault="001E288C" w:rsidP="00595CAE">
      <w:pPr>
        <w:snapToGrid w:val="0"/>
        <w:spacing w:line="240" w:lineRule="auto"/>
        <w:ind w:left="517" w:hangingChars="245" w:hanging="517"/>
        <w:rPr>
          <w:rFonts w:ascii="Arial" w:hAnsi="Arial" w:cs="Arial"/>
        </w:rPr>
      </w:pPr>
      <w:r w:rsidRPr="003D017A">
        <w:rPr>
          <w:rFonts w:ascii="Arial" w:hAnsi="Arial" w:cs="Arial" w:hint="eastAsia"/>
          <w:b/>
          <w:bCs/>
        </w:rPr>
        <w:t>4</w:t>
      </w:r>
      <w:r w:rsidR="007C0F0E" w:rsidRPr="003D017A">
        <w:rPr>
          <w:rFonts w:ascii="Arial" w:hAnsi="Arial" w:cs="Arial"/>
          <w:b/>
          <w:bCs/>
        </w:rPr>
        <w:t>.</w:t>
      </w:r>
      <w:r w:rsidR="00996A64" w:rsidRPr="003D017A">
        <w:rPr>
          <w:rFonts w:ascii="Arial" w:hAnsi="Arial" w:cs="Arial" w:hint="eastAsia"/>
          <w:b/>
          <w:bCs/>
        </w:rPr>
        <w:t>6</w:t>
      </w:r>
      <w:r w:rsidR="009B09F2" w:rsidRPr="003D017A">
        <w:rPr>
          <w:rFonts w:ascii="Arial" w:hAnsi="Arial" w:cs="Arial" w:hint="eastAsia"/>
          <w:b/>
          <w:bCs/>
        </w:rPr>
        <w:t xml:space="preserve">  </w:t>
      </w:r>
      <w:r w:rsidR="007C0F0E" w:rsidRPr="003D017A">
        <w:rPr>
          <w:rFonts w:ascii="Arial" w:hAnsi="宋体" w:cs="Arial"/>
          <w:bCs/>
        </w:rPr>
        <w:t>乙方阶段性成果未通过阶段性评审的，甲方应当书面通知乙方，乙方应当修改阶段性成果，并自收到书面通知之日起十五日内再次提交甲方进行第二次阶段性评审。第二次阶段性评审通过的，乙方应继续进行下一阶段的开发工作</w:t>
      </w:r>
      <w:r w:rsidR="004F2EE8" w:rsidRPr="003D017A">
        <w:rPr>
          <w:rFonts w:ascii="Arial" w:hAnsi="宋体" w:cs="Arial"/>
          <w:bCs/>
        </w:rPr>
        <w:t>。</w:t>
      </w:r>
      <w:r w:rsidR="007C0F0E" w:rsidRPr="003D017A">
        <w:rPr>
          <w:rFonts w:ascii="Arial" w:hAnsi="宋体" w:cs="Arial"/>
          <w:bCs/>
        </w:rPr>
        <w:t>乙方理解</w:t>
      </w:r>
      <w:r w:rsidR="004F2EE8" w:rsidRPr="003D017A">
        <w:rPr>
          <w:rFonts w:ascii="Arial" w:hAnsi="宋体" w:cs="Arial"/>
          <w:bCs/>
        </w:rPr>
        <w:t>并同意</w:t>
      </w:r>
      <w:r w:rsidR="007C0F0E" w:rsidRPr="003D017A">
        <w:rPr>
          <w:rFonts w:ascii="Arial" w:hAnsi="宋体" w:cs="Arial"/>
          <w:bCs/>
        </w:rPr>
        <w:t>，第二次阶段性评审通过并不改变其后各阶段的起止日期。</w:t>
      </w:r>
      <w:r w:rsidR="00812DE9" w:rsidRPr="003D017A">
        <w:rPr>
          <w:rFonts w:ascii="Arial" w:hAnsi="宋体" w:cs="Arial"/>
          <w:bCs/>
        </w:rPr>
        <w:t>第二次阶段性评审不通过的，甲方有权书面通知乙方终止本合同</w:t>
      </w:r>
      <w:ins w:id="46" w:author="yanghaiping" w:date="2011-09-25T21:45:00Z">
        <w:r w:rsidR="008E66F9">
          <w:rPr>
            <w:rFonts w:ascii="Arial" w:hAnsi="宋体" w:cs="Arial" w:hint="eastAsia"/>
            <w:bCs/>
          </w:rPr>
          <w:t>，乙方应在收到甲方书面通知之日起</w:t>
        </w:r>
        <w:r w:rsidR="008E66F9">
          <w:rPr>
            <w:rFonts w:ascii="Arial" w:hAnsi="宋体" w:cs="Arial" w:hint="eastAsia"/>
            <w:bCs/>
          </w:rPr>
          <w:t xml:space="preserve">   </w:t>
        </w:r>
        <w:r w:rsidR="008E66F9">
          <w:rPr>
            <w:rFonts w:ascii="Arial" w:hAnsi="宋体" w:cs="Arial" w:hint="eastAsia"/>
            <w:bCs/>
          </w:rPr>
          <w:t>日内将甲方已支付的价款全部退还</w:t>
        </w:r>
        <w:r w:rsidR="00595CAE">
          <w:rPr>
            <w:rFonts w:ascii="Arial" w:hAnsi="宋体" w:cs="Arial" w:hint="eastAsia"/>
            <w:bCs/>
          </w:rPr>
          <w:t>，并向甲方支付合同价款的百分之二十作为违约金</w:t>
        </w:r>
      </w:ins>
      <w:r w:rsidR="00595CAE">
        <w:rPr>
          <w:rFonts w:ascii="Arial" w:hAnsi="宋体" w:cs="Arial" w:hint="eastAsia"/>
          <w:bCs/>
        </w:rPr>
        <w:t>。</w:t>
      </w:r>
    </w:p>
    <w:p w14:paraId="63D7982F" w14:textId="77777777" w:rsidR="007C0F0E" w:rsidRPr="003D017A" w:rsidRDefault="007C0F0E" w:rsidP="007C0F0E">
      <w:pPr>
        <w:snapToGrid w:val="0"/>
        <w:spacing w:line="240" w:lineRule="auto"/>
        <w:rPr>
          <w:rFonts w:ascii="Arial" w:hAnsi="Arial" w:cs="Arial"/>
        </w:rPr>
      </w:pPr>
    </w:p>
    <w:p w14:paraId="60F63916" w14:textId="77777777" w:rsidR="007C0F0E" w:rsidRPr="003D017A" w:rsidRDefault="00210EA0" w:rsidP="00A00CBE">
      <w:pPr>
        <w:snapToGrid w:val="0"/>
        <w:spacing w:line="240" w:lineRule="auto"/>
        <w:outlineLvl w:val="0"/>
        <w:rPr>
          <w:rFonts w:ascii="Arial" w:hAnsi="宋体" w:cs="Arial"/>
          <w:b/>
          <w:bCs/>
        </w:rPr>
      </w:pPr>
      <w:r w:rsidRPr="003D017A">
        <w:rPr>
          <w:rFonts w:ascii="Arial" w:hAnsi="Arial" w:cs="Arial" w:hint="eastAsia"/>
          <w:b/>
          <w:bCs/>
        </w:rPr>
        <w:t>5</w:t>
      </w:r>
      <w:r w:rsidR="009B09F2" w:rsidRPr="003D017A">
        <w:rPr>
          <w:rFonts w:ascii="Arial" w:hAnsi="Arial" w:cs="Arial" w:hint="eastAsia"/>
          <w:b/>
          <w:bCs/>
        </w:rPr>
        <w:t xml:space="preserve"> </w:t>
      </w:r>
      <w:r w:rsidR="00904D43" w:rsidRPr="003D017A">
        <w:rPr>
          <w:rFonts w:ascii="Arial" w:hAnsi="宋体" w:cs="Arial" w:hint="eastAsia"/>
          <w:b/>
          <w:bCs/>
        </w:rPr>
        <w:t>维护</w:t>
      </w:r>
      <w:r w:rsidR="007C0F0E" w:rsidRPr="003D017A">
        <w:rPr>
          <w:rFonts w:ascii="Arial" w:hAnsi="宋体" w:cs="Arial"/>
          <w:b/>
          <w:bCs/>
        </w:rPr>
        <w:t>期、技术支持与培训</w:t>
      </w:r>
    </w:p>
    <w:p w14:paraId="60F8DE0D" w14:textId="77777777" w:rsidR="009B09F2" w:rsidRPr="003D017A" w:rsidRDefault="009B09F2" w:rsidP="00372D91">
      <w:pPr>
        <w:snapToGrid w:val="0"/>
        <w:spacing w:line="240" w:lineRule="auto"/>
        <w:ind w:left="517" w:hangingChars="245" w:hanging="517"/>
        <w:rPr>
          <w:rFonts w:ascii="Arial" w:hAnsi="Arial" w:cs="Arial"/>
          <w:b/>
        </w:rPr>
      </w:pPr>
    </w:p>
    <w:p w14:paraId="466B897D" w14:textId="14841A65" w:rsidR="00372D91" w:rsidRPr="003D017A" w:rsidRDefault="00210EA0" w:rsidP="00372D91">
      <w:pPr>
        <w:snapToGrid w:val="0"/>
        <w:spacing w:line="240" w:lineRule="auto"/>
        <w:ind w:left="517" w:hangingChars="245" w:hanging="517"/>
        <w:rPr>
          <w:rFonts w:ascii="Arial" w:hAnsi="Arial" w:cs="Arial"/>
          <w:b/>
        </w:rPr>
      </w:pPr>
      <w:r w:rsidRPr="003D017A">
        <w:rPr>
          <w:rFonts w:ascii="Arial" w:hAnsi="Arial" w:cs="Arial" w:hint="eastAsia"/>
          <w:b/>
        </w:rPr>
        <w:t>5</w:t>
      </w:r>
      <w:r w:rsidR="00372D91" w:rsidRPr="003D017A">
        <w:rPr>
          <w:rFonts w:ascii="Arial" w:hAnsi="Arial" w:cs="Arial"/>
          <w:b/>
        </w:rPr>
        <w:t>.1</w:t>
      </w:r>
      <w:r w:rsidR="009B09F2" w:rsidRPr="003D017A">
        <w:rPr>
          <w:rFonts w:ascii="Arial" w:hAnsi="Arial" w:cs="Arial" w:hint="eastAsia"/>
          <w:b/>
        </w:rPr>
        <w:t xml:space="preserve">  </w:t>
      </w:r>
      <w:r w:rsidR="00372D91" w:rsidRPr="003D017A">
        <w:rPr>
          <w:rFonts w:ascii="Arial" w:hAnsi="Arial" w:cs="Arial" w:hint="eastAsia"/>
        </w:rPr>
        <w:t>软件应</w:t>
      </w:r>
      <w:proofErr w:type="gramStart"/>
      <w:r w:rsidR="00372D91" w:rsidRPr="003D017A">
        <w:rPr>
          <w:rFonts w:ascii="Arial" w:hAnsi="Arial" w:cs="Arial" w:hint="eastAsia"/>
        </w:rPr>
        <w:t>自最终</w:t>
      </w:r>
      <w:proofErr w:type="gramEnd"/>
      <w:r w:rsidR="00372D91" w:rsidRPr="003D017A">
        <w:rPr>
          <w:rFonts w:ascii="Arial" w:hAnsi="Arial" w:cs="Arial" w:hint="eastAsia"/>
        </w:rPr>
        <w:t>验收</w:t>
      </w:r>
      <w:ins w:id="47" w:author="yanghaiping" w:date="2011-09-25T21:45:00Z">
        <w:r w:rsidR="00DF087F">
          <w:rPr>
            <w:rFonts w:ascii="Arial" w:hAnsi="Arial" w:cs="Arial" w:hint="eastAsia"/>
          </w:rPr>
          <w:t>合格</w:t>
        </w:r>
      </w:ins>
      <w:r w:rsidR="00372D91" w:rsidRPr="003D017A">
        <w:rPr>
          <w:rFonts w:ascii="Arial" w:hAnsi="Arial" w:cs="Arial" w:hint="eastAsia"/>
        </w:rPr>
        <w:t>之日起</w:t>
      </w:r>
      <w:commentRangeStart w:id="48"/>
      <w:r w:rsidR="00372D91" w:rsidRPr="003D017A">
        <w:rPr>
          <w:rFonts w:ascii="Arial" w:hAnsi="Arial" w:cs="Arial" w:hint="eastAsia"/>
        </w:rPr>
        <w:t>享受</w:t>
      </w:r>
      <w:del w:id="49" w:author="yanghaiping" w:date="2011-09-25T21:45:00Z">
        <w:r w:rsidR="00372D91" w:rsidRPr="003D017A">
          <w:rPr>
            <w:rFonts w:ascii="Arial" w:hAnsi="Arial" w:cs="Arial" w:hint="eastAsia"/>
          </w:rPr>
          <w:delText>6</w:delText>
        </w:r>
      </w:del>
      <w:ins w:id="50" w:author="yanghaiping" w:date="2011-09-25T21:45:00Z">
        <w:r w:rsidR="00F4671F">
          <w:rPr>
            <w:rFonts w:ascii="Arial" w:hAnsi="Arial" w:cs="Arial" w:hint="eastAsia"/>
          </w:rPr>
          <w:t>12</w:t>
        </w:r>
      </w:ins>
      <w:r w:rsidR="00372D91" w:rsidRPr="003D017A">
        <w:rPr>
          <w:rFonts w:ascii="Arial" w:hAnsi="Arial" w:cs="Arial" w:hint="eastAsia"/>
        </w:rPr>
        <w:t>个月</w:t>
      </w:r>
      <w:commentRangeEnd w:id="48"/>
      <w:r w:rsidR="001E6C67">
        <w:rPr>
          <w:rStyle w:val="a8"/>
        </w:rPr>
        <w:commentReference w:id="48"/>
      </w:r>
      <w:r w:rsidR="00372D91" w:rsidRPr="003D017A">
        <w:rPr>
          <w:rFonts w:ascii="Arial" w:hAnsi="Arial" w:cs="Arial" w:hint="eastAsia"/>
        </w:rPr>
        <w:t>的免费维护</w:t>
      </w:r>
      <w:r w:rsidR="00E75627" w:rsidRPr="003D017A">
        <w:rPr>
          <w:rFonts w:ascii="Arial" w:hAnsi="Arial" w:cs="Arial" w:hint="eastAsia"/>
        </w:rPr>
        <w:t>且</w:t>
      </w:r>
      <w:r w:rsidR="00372D91" w:rsidRPr="003D017A">
        <w:rPr>
          <w:rFonts w:ascii="Arial" w:hAnsi="Arial" w:cs="Arial" w:hint="eastAsia"/>
        </w:rPr>
        <w:t>不超过</w:t>
      </w:r>
      <w:r w:rsidR="00E75627" w:rsidRPr="003D017A">
        <w:rPr>
          <w:rFonts w:ascii="Arial" w:hAnsi="Arial" w:cs="Arial" w:hint="eastAsia"/>
        </w:rPr>
        <w:t xml:space="preserve"> 20</w:t>
      </w:r>
      <w:del w:id="51" w:author="yanghaiping" w:date="2011-09-25T21:45:00Z">
        <w:r w:rsidR="00372D91" w:rsidRPr="003D017A">
          <w:rPr>
            <w:rFonts w:ascii="Arial" w:hAnsi="Arial" w:cs="Arial" w:hint="eastAsia"/>
          </w:rPr>
          <w:delText>人天</w:delText>
        </w:r>
      </w:del>
      <w:ins w:id="52" w:author="yanghaiping" w:date="2011-09-25T21:45:00Z">
        <w:r w:rsidR="00372D91" w:rsidRPr="003D017A">
          <w:rPr>
            <w:rFonts w:ascii="Arial" w:hAnsi="Arial" w:cs="Arial" w:hint="eastAsia"/>
          </w:rPr>
          <w:t>人</w:t>
        </w:r>
        <w:r w:rsidR="00DF087F">
          <w:rPr>
            <w:rFonts w:ascii="Arial" w:hAnsi="Arial" w:cs="Arial" w:hint="eastAsia"/>
          </w:rPr>
          <w:t>/</w:t>
        </w:r>
        <w:r w:rsidR="00372D91" w:rsidRPr="003D017A">
          <w:rPr>
            <w:rFonts w:ascii="Arial" w:hAnsi="Arial" w:cs="Arial" w:hint="eastAsia"/>
          </w:rPr>
          <w:t>天</w:t>
        </w:r>
      </w:ins>
      <w:r w:rsidR="00372D91" w:rsidRPr="003D017A">
        <w:rPr>
          <w:rFonts w:ascii="Arial" w:hAnsi="Arial" w:cs="Arial" w:hint="eastAsia"/>
        </w:rPr>
        <w:t>的需求开发和变更服务。如甲方向乙方提出的需求变更开发工作量超出乙方免费提供的需求开发工作量，则甲方向乙方以￥</w:t>
      </w:r>
      <w:r w:rsidR="00372D91" w:rsidRPr="003D017A">
        <w:rPr>
          <w:rFonts w:ascii="Arial" w:hAnsi="Arial" w:cs="Arial" w:hint="eastAsia"/>
        </w:rPr>
        <w:t>870</w:t>
      </w:r>
      <w:r w:rsidR="00372D91" w:rsidRPr="003D017A">
        <w:rPr>
          <w:rFonts w:ascii="Arial" w:hAnsi="Arial" w:cs="Arial" w:hint="eastAsia"/>
        </w:rPr>
        <w:t>元</w:t>
      </w:r>
      <w:r w:rsidR="00372D91" w:rsidRPr="003D017A">
        <w:rPr>
          <w:rFonts w:ascii="Arial" w:hAnsi="Arial" w:cs="Arial" w:hint="eastAsia"/>
        </w:rPr>
        <w:t>/</w:t>
      </w:r>
      <w:del w:id="53" w:author="yanghaiping" w:date="2011-09-25T21:45:00Z">
        <w:r w:rsidR="00372D91" w:rsidRPr="003D017A">
          <w:rPr>
            <w:rFonts w:ascii="Arial" w:hAnsi="Arial" w:cs="Arial" w:hint="eastAsia"/>
          </w:rPr>
          <w:delText>人天</w:delText>
        </w:r>
      </w:del>
      <w:ins w:id="54" w:author="yanghaiping" w:date="2011-09-25T21:45:00Z">
        <w:r w:rsidR="00372D91" w:rsidRPr="003D017A">
          <w:rPr>
            <w:rFonts w:ascii="Arial" w:hAnsi="Arial" w:cs="Arial" w:hint="eastAsia"/>
          </w:rPr>
          <w:t>人</w:t>
        </w:r>
        <w:r w:rsidR="001F7CF6">
          <w:rPr>
            <w:rFonts w:ascii="Arial" w:hAnsi="Arial" w:cs="Arial" w:hint="eastAsia"/>
          </w:rPr>
          <w:t>/</w:t>
        </w:r>
        <w:proofErr w:type="gramStart"/>
        <w:r w:rsidR="00372D91" w:rsidRPr="003D017A">
          <w:rPr>
            <w:rFonts w:ascii="Arial" w:hAnsi="Arial" w:cs="Arial" w:hint="eastAsia"/>
          </w:rPr>
          <w:t>天</w:t>
        </w:r>
      </w:ins>
      <w:r w:rsidR="00372D91" w:rsidRPr="003D017A">
        <w:rPr>
          <w:rFonts w:ascii="Arial" w:hAnsi="Arial" w:cs="Arial" w:hint="eastAsia"/>
        </w:rPr>
        <w:t>支付</w:t>
      </w:r>
      <w:proofErr w:type="gramEnd"/>
      <w:r w:rsidR="00372D91" w:rsidRPr="003D017A">
        <w:rPr>
          <w:rFonts w:ascii="Arial" w:hAnsi="Arial" w:cs="Arial" w:hint="eastAsia"/>
        </w:rPr>
        <w:t>服务报酬。</w:t>
      </w:r>
    </w:p>
    <w:p w14:paraId="2686686A" w14:textId="77777777" w:rsidR="00BF6181" w:rsidRPr="003D017A" w:rsidRDefault="00BF6181" w:rsidP="007C0F0E">
      <w:pPr>
        <w:snapToGrid w:val="0"/>
        <w:spacing w:line="240" w:lineRule="auto"/>
        <w:rPr>
          <w:rFonts w:ascii="Arial" w:hAnsi="Arial" w:cs="Arial"/>
        </w:rPr>
      </w:pPr>
    </w:p>
    <w:p w14:paraId="0D60627C" w14:textId="77777777" w:rsidR="007C0F0E" w:rsidRPr="003D017A" w:rsidRDefault="00210EA0" w:rsidP="001E6C67">
      <w:pPr>
        <w:snapToGrid w:val="0"/>
        <w:spacing w:line="240" w:lineRule="auto"/>
        <w:ind w:left="517" w:hangingChars="245" w:hanging="517"/>
        <w:rPr>
          <w:rFonts w:ascii="Arial" w:hAnsi="Arial" w:cs="Arial"/>
        </w:rPr>
      </w:pPr>
      <w:r w:rsidRPr="003D017A">
        <w:rPr>
          <w:rFonts w:ascii="Arial" w:hAnsi="Arial" w:cs="Arial" w:hint="eastAsia"/>
          <w:b/>
        </w:rPr>
        <w:t>5</w:t>
      </w:r>
      <w:r w:rsidR="007C0F0E" w:rsidRPr="003D017A">
        <w:rPr>
          <w:rFonts w:ascii="Arial" w:hAnsi="Arial" w:cs="Arial"/>
          <w:b/>
        </w:rPr>
        <w:t xml:space="preserve">.2  </w:t>
      </w:r>
      <w:r w:rsidR="007C0F0E" w:rsidRPr="003D017A">
        <w:rPr>
          <w:rFonts w:ascii="Arial" w:hAnsi="宋体" w:cs="Arial"/>
        </w:rPr>
        <w:t>乙方应就开发成果向甲方提供技术支持。技术支持包括技术咨询及现场服务，技术咨询应通过电话、传真和电邮等形式进行，乙方应在接到甲方技术咨询的要求之日起三日内向甲方予以答复；现场服务应由乙方指派具有足够能力和资质的雇员到甲方指定地点提供技术服务，乙方应在接到甲方现场服务的要求之日起</w:t>
      </w:r>
      <w:del w:id="55" w:author="yanghaiping" w:date="2011-09-25T21:45:00Z">
        <w:r w:rsidR="007C0F0E" w:rsidRPr="003D017A">
          <w:rPr>
            <w:rFonts w:ascii="Arial" w:hAnsi="宋体" w:cs="Arial"/>
          </w:rPr>
          <w:delText>五日</w:delText>
        </w:r>
      </w:del>
      <w:ins w:id="56" w:author="yanghaiping" w:date="2011-09-25T21:45:00Z">
        <w:r w:rsidR="00F4671F">
          <w:rPr>
            <w:rFonts w:ascii="Arial" w:hAnsi="宋体" w:cs="Arial" w:hint="eastAsia"/>
          </w:rPr>
          <w:t>三</w:t>
        </w:r>
        <w:r w:rsidR="00F4671F" w:rsidRPr="003D017A">
          <w:rPr>
            <w:rFonts w:ascii="Arial" w:hAnsi="宋体" w:cs="Arial"/>
          </w:rPr>
          <w:t>日</w:t>
        </w:r>
      </w:ins>
      <w:r w:rsidR="007C0F0E" w:rsidRPr="003D017A">
        <w:rPr>
          <w:rFonts w:ascii="Arial" w:hAnsi="宋体" w:cs="Arial"/>
        </w:rPr>
        <w:t>内向甲方派出技术服务人员。</w:t>
      </w:r>
      <w:ins w:id="57" w:author="yanghaiping" w:date="2011-09-25T21:45:00Z">
        <w:r w:rsidR="00257F74">
          <w:rPr>
            <w:rFonts w:ascii="Arial" w:hAnsi="宋体" w:cs="Arial" w:hint="eastAsia"/>
          </w:rPr>
          <w:t>在免费维护期间</w:t>
        </w:r>
      </w:ins>
      <w:r w:rsidR="007C0F0E" w:rsidRPr="003D017A">
        <w:rPr>
          <w:rFonts w:ascii="Arial" w:hAnsi="宋体" w:cs="Arial"/>
        </w:rPr>
        <w:t>乙方应免费向甲方提供技术咨询</w:t>
      </w:r>
      <w:del w:id="58" w:author="yanghaiping" w:date="2011-09-25T21:45:00Z">
        <w:r w:rsidR="007C0F0E" w:rsidRPr="003D017A">
          <w:rPr>
            <w:rFonts w:ascii="Arial" w:hAnsi="宋体" w:cs="Arial"/>
          </w:rPr>
          <w:delText>，乙方向甲方提供</w:delText>
        </w:r>
      </w:del>
      <w:ins w:id="59" w:author="yanghaiping" w:date="2011-09-25T21:45:00Z">
        <w:r w:rsidR="00347FA9">
          <w:rPr>
            <w:rFonts w:ascii="Arial" w:hAnsi="宋体" w:cs="Arial" w:hint="eastAsia"/>
          </w:rPr>
          <w:t>和</w:t>
        </w:r>
      </w:ins>
      <w:r w:rsidR="00347FA9">
        <w:rPr>
          <w:rFonts w:ascii="Arial" w:hAnsi="宋体" w:cs="Arial" w:hint="eastAsia"/>
        </w:rPr>
        <w:t>现场服务</w:t>
      </w:r>
      <w:ins w:id="60" w:author="yanghaiping" w:date="2011-09-25T21:45:00Z">
        <w:r w:rsidR="00257F74">
          <w:rPr>
            <w:rFonts w:ascii="Arial" w:hAnsi="宋体" w:cs="Arial" w:hint="eastAsia"/>
          </w:rPr>
          <w:t>。</w:t>
        </w:r>
        <w:commentRangeStart w:id="61"/>
        <w:r w:rsidR="00565215">
          <w:rPr>
            <w:rFonts w:ascii="Arial" w:hAnsi="宋体" w:cs="Arial" w:hint="eastAsia"/>
          </w:rPr>
          <w:t>如乙方不及时解决甲方提出的问题或不能解决，甲方请第三方解决而发生</w:t>
        </w:r>
      </w:ins>
      <w:r w:rsidR="00565215">
        <w:rPr>
          <w:rFonts w:ascii="Arial" w:hAnsi="宋体" w:cs="Arial" w:hint="eastAsia"/>
        </w:rPr>
        <w:t>的费用</w:t>
      </w:r>
      <w:del w:id="62" w:author="yanghaiping" w:date="2011-09-25T21:45:00Z">
        <w:r w:rsidR="007C0F0E" w:rsidRPr="003D017A">
          <w:rPr>
            <w:rFonts w:ascii="Arial" w:hAnsi="宋体" w:cs="Arial"/>
          </w:rPr>
          <w:delText>，应</w:delText>
        </w:r>
      </w:del>
      <w:r w:rsidR="00565215">
        <w:rPr>
          <w:rFonts w:ascii="Arial" w:hAnsi="宋体" w:cs="Arial" w:hint="eastAsia"/>
        </w:rPr>
        <w:t>由</w:t>
      </w:r>
      <w:del w:id="63" w:author="yanghaiping" w:date="2011-09-25T21:45:00Z">
        <w:r w:rsidR="007C0F0E" w:rsidRPr="003D017A">
          <w:rPr>
            <w:rFonts w:ascii="Arial" w:hAnsi="宋体" w:cs="Arial"/>
          </w:rPr>
          <w:delText>双方友好协商确定</w:delText>
        </w:r>
      </w:del>
      <w:ins w:id="64" w:author="yanghaiping" w:date="2011-09-25T21:45:00Z">
        <w:r w:rsidR="00565215">
          <w:rPr>
            <w:rFonts w:ascii="Arial" w:hAnsi="宋体" w:cs="Arial" w:hint="eastAsia"/>
          </w:rPr>
          <w:t>乙方承担，甲方有权在质量保证金中直接扣除</w:t>
        </w:r>
      </w:ins>
      <w:r w:rsidR="00565215">
        <w:rPr>
          <w:rFonts w:ascii="Arial" w:hAnsi="宋体" w:cs="Arial" w:hint="eastAsia"/>
        </w:rPr>
        <w:t>。</w:t>
      </w:r>
    </w:p>
    <w:commentRangeEnd w:id="61"/>
    <w:p w14:paraId="01E4AEEB" w14:textId="6F7420C2" w:rsidR="001E6C67" w:rsidRPr="003D017A" w:rsidRDefault="001E6C67" w:rsidP="007C0F0E">
      <w:pPr>
        <w:snapToGrid w:val="0"/>
        <w:spacing w:line="240" w:lineRule="auto"/>
        <w:rPr>
          <w:rFonts w:ascii="Arial" w:hAnsi="Arial" w:cs="Arial"/>
        </w:rPr>
      </w:pPr>
      <w:r>
        <w:rPr>
          <w:rStyle w:val="a8"/>
        </w:rPr>
        <w:commentReference w:id="61"/>
      </w:r>
    </w:p>
    <w:p w14:paraId="5F66352C" w14:textId="77777777" w:rsidR="007C0F0E" w:rsidRPr="003D017A" w:rsidRDefault="00210EA0" w:rsidP="00417BE3">
      <w:pPr>
        <w:snapToGrid w:val="0"/>
        <w:spacing w:line="240" w:lineRule="auto"/>
        <w:ind w:left="517" w:hangingChars="245" w:hanging="517"/>
        <w:rPr>
          <w:rFonts w:ascii="Arial" w:hAnsi="Arial" w:cs="Arial"/>
        </w:rPr>
      </w:pPr>
      <w:r w:rsidRPr="003D017A">
        <w:rPr>
          <w:rFonts w:ascii="Arial" w:hAnsi="Arial" w:cs="Arial" w:hint="eastAsia"/>
          <w:b/>
        </w:rPr>
        <w:t>5</w:t>
      </w:r>
      <w:r w:rsidR="007C0F0E" w:rsidRPr="003D017A">
        <w:rPr>
          <w:rFonts w:ascii="Arial" w:hAnsi="Arial" w:cs="Arial"/>
          <w:b/>
        </w:rPr>
        <w:t xml:space="preserve">.3  </w:t>
      </w:r>
      <w:r w:rsidR="007C0F0E" w:rsidRPr="003D017A">
        <w:rPr>
          <w:rFonts w:ascii="Arial" w:hAnsi="宋体" w:cs="Arial"/>
        </w:rPr>
        <w:t>乙方应就开发成果向甲方提供</w:t>
      </w:r>
      <w:r w:rsidR="00372D91" w:rsidRPr="003D017A">
        <w:rPr>
          <w:rFonts w:ascii="Arial" w:hAnsi="宋体" w:cs="Arial" w:hint="eastAsia"/>
        </w:rPr>
        <w:t>2</w:t>
      </w:r>
      <w:r w:rsidR="00372D91" w:rsidRPr="003D017A">
        <w:rPr>
          <w:rFonts w:ascii="Arial" w:hAnsi="宋体" w:cs="Arial" w:hint="eastAsia"/>
        </w:rPr>
        <w:t>次（每次半天）</w:t>
      </w:r>
      <w:r w:rsidR="007C0F0E" w:rsidRPr="003D017A">
        <w:rPr>
          <w:rFonts w:ascii="Arial" w:hAnsi="宋体" w:cs="Arial"/>
        </w:rPr>
        <w:t>免费培训，以使甲方能熟练掌握和运用开发成果，培训的时间、地点、内容由双方协商确定。</w:t>
      </w:r>
    </w:p>
    <w:p w14:paraId="6F12BDAF" w14:textId="77777777" w:rsidR="007C0F0E" w:rsidRPr="003D017A" w:rsidRDefault="007C0F0E" w:rsidP="007C0F0E">
      <w:pPr>
        <w:snapToGrid w:val="0"/>
        <w:spacing w:line="240" w:lineRule="auto"/>
        <w:rPr>
          <w:rFonts w:ascii="Arial" w:hAnsi="Arial" w:cs="Arial"/>
        </w:rPr>
      </w:pPr>
    </w:p>
    <w:p w14:paraId="3D03E793" w14:textId="77777777" w:rsidR="007C0F0E" w:rsidRPr="003D017A" w:rsidRDefault="009B09F2" w:rsidP="00A00CBE">
      <w:pPr>
        <w:snapToGrid w:val="0"/>
        <w:spacing w:line="240" w:lineRule="auto"/>
        <w:outlineLvl w:val="0"/>
        <w:rPr>
          <w:rFonts w:ascii="Arial" w:hAnsi="Arial" w:cs="Arial"/>
          <w:b/>
          <w:bCs/>
        </w:rPr>
      </w:pPr>
      <w:r w:rsidRPr="003D017A">
        <w:rPr>
          <w:rFonts w:ascii="Arial" w:hAnsi="Arial" w:cs="Arial" w:hint="eastAsia"/>
          <w:b/>
          <w:bCs/>
        </w:rPr>
        <w:t xml:space="preserve">6 </w:t>
      </w:r>
      <w:r w:rsidR="007C0F0E" w:rsidRPr="003D017A">
        <w:rPr>
          <w:rFonts w:ascii="Arial" w:hAnsi="宋体" w:cs="Arial"/>
          <w:b/>
          <w:bCs/>
        </w:rPr>
        <w:t>费用</w:t>
      </w:r>
      <w:r w:rsidR="00350077" w:rsidRPr="003D017A">
        <w:rPr>
          <w:rFonts w:ascii="Arial" w:hAnsi="宋体" w:cs="Arial"/>
          <w:b/>
          <w:bCs/>
        </w:rPr>
        <w:t>（包括报酬）及其支付方式</w:t>
      </w:r>
    </w:p>
    <w:p w14:paraId="59D7B5C3" w14:textId="77777777" w:rsidR="007C0F0E" w:rsidRPr="003D017A" w:rsidRDefault="007C0F0E" w:rsidP="007C0F0E">
      <w:pPr>
        <w:snapToGrid w:val="0"/>
        <w:spacing w:line="240" w:lineRule="auto"/>
        <w:rPr>
          <w:rFonts w:ascii="Arial" w:hAnsi="Arial" w:cs="Arial"/>
        </w:rPr>
      </w:pPr>
    </w:p>
    <w:p w14:paraId="4364DEFE" w14:textId="77777777" w:rsidR="007C0F0E" w:rsidRPr="003D017A" w:rsidRDefault="009B09F2" w:rsidP="00417BE3">
      <w:pPr>
        <w:spacing w:line="360" w:lineRule="auto"/>
        <w:ind w:left="517" w:hangingChars="245" w:hanging="517"/>
        <w:rPr>
          <w:rFonts w:ascii="Arial" w:hAnsi="Arial" w:cs="Arial"/>
        </w:rPr>
      </w:pPr>
      <w:r w:rsidRPr="003D017A">
        <w:rPr>
          <w:rFonts w:ascii="Arial" w:hAnsi="Arial" w:cs="Arial" w:hint="eastAsia"/>
          <w:b/>
        </w:rPr>
        <w:t>6</w:t>
      </w:r>
      <w:r w:rsidR="007C0F0E" w:rsidRPr="003D017A">
        <w:rPr>
          <w:rFonts w:ascii="Arial" w:hAnsi="Arial" w:cs="Arial"/>
          <w:b/>
        </w:rPr>
        <w:t xml:space="preserve">.1  </w:t>
      </w:r>
      <w:r w:rsidR="007C0F0E" w:rsidRPr="003D017A">
        <w:rPr>
          <w:rFonts w:ascii="Arial" w:hAnsi="宋体" w:cs="Arial"/>
        </w:rPr>
        <w:t>针对乙方在本合同下履行的义务，甲方应向乙方支付</w:t>
      </w:r>
      <w:r w:rsidR="00350077" w:rsidRPr="003D017A">
        <w:rPr>
          <w:rFonts w:ascii="Arial" w:hAnsi="宋体" w:cs="Arial"/>
        </w:rPr>
        <w:t>的费用（包括报酬）总额为</w:t>
      </w:r>
      <w:r w:rsidR="00351AA7">
        <w:rPr>
          <w:rFonts w:ascii="Arial" w:hAnsi="宋体" w:cs="Arial" w:hint="eastAsia"/>
        </w:rPr>
        <w:t xml:space="preserve">XXXXX      </w:t>
      </w:r>
      <w:r w:rsidR="00350077" w:rsidRPr="003D017A">
        <w:rPr>
          <w:rFonts w:ascii="Arial" w:hAnsi="宋体" w:cs="Arial"/>
        </w:rPr>
        <w:t>人民币</w:t>
      </w:r>
      <w:r w:rsidR="00350077" w:rsidRPr="003D017A">
        <w:rPr>
          <w:rFonts w:ascii="Arial" w:hAnsi="宋体" w:cs="Arial"/>
          <w:bCs/>
        </w:rPr>
        <w:t>元（</w:t>
      </w:r>
      <w:r w:rsidR="00C1132B" w:rsidRPr="003D017A">
        <w:rPr>
          <w:rFonts w:ascii="Arial" w:hAnsi="Arial" w:cs="Arial" w:hint="eastAsia"/>
        </w:rPr>
        <w:t>“</w:t>
      </w:r>
      <w:r w:rsidR="007C0F0E" w:rsidRPr="003D017A">
        <w:rPr>
          <w:rFonts w:ascii="Arial" w:hAnsi="宋体" w:cs="Arial"/>
        </w:rPr>
        <w:t>合同总金额</w:t>
      </w:r>
      <w:r w:rsidR="00C1132B" w:rsidRPr="003D017A">
        <w:rPr>
          <w:rFonts w:ascii="Arial" w:hAnsi="Arial" w:cs="Arial" w:hint="eastAsia"/>
        </w:rPr>
        <w:t>”</w:t>
      </w:r>
      <w:r w:rsidR="00350077" w:rsidRPr="003D017A">
        <w:rPr>
          <w:rFonts w:ascii="Arial" w:hAnsi="宋体" w:cs="Arial"/>
        </w:rPr>
        <w:t>）。</w:t>
      </w:r>
      <w:r w:rsidR="007C0F0E" w:rsidRPr="003D017A">
        <w:rPr>
          <w:rFonts w:ascii="Arial" w:hAnsi="宋体" w:cs="Arial"/>
        </w:rPr>
        <w:t>在乙方完全履行本合同下全部义务的情形下，除非另有书面约定，合同总金额是甲方应当向乙方支付的全部费用</w:t>
      </w:r>
      <w:r w:rsidR="001C3E20" w:rsidRPr="003D017A">
        <w:rPr>
          <w:rFonts w:ascii="Arial" w:hAnsi="宋体" w:cs="Arial"/>
        </w:rPr>
        <w:t>。</w:t>
      </w:r>
    </w:p>
    <w:p w14:paraId="0FCB985C" w14:textId="77777777" w:rsidR="001C3E20" w:rsidRPr="003D017A" w:rsidRDefault="001C3E20" w:rsidP="007C0F0E">
      <w:pPr>
        <w:snapToGrid w:val="0"/>
        <w:spacing w:line="240" w:lineRule="auto"/>
        <w:rPr>
          <w:rFonts w:ascii="Arial" w:hAnsi="Arial" w:cs="Arial"/>
        </w:rPr>
      </w:pPr>
    </w:p>
    <w:p w14:paraId="10A0ABFC" w14:textId="77777777" w:rsidR="005648D0" w:rsidRPr="003D017A" w:rsidRDefault="009B09F2" w:rsidP="007C0F0E">
      <w:pPr>
        <w:snapToGrid w:val="0"/>
        <w:spacing w:line="240" w:lineRule="auto"/>
        <w:ind w:left="2"/>
        <w:rPr>
          <w:rFonts w:ascii="Arial" w:hAnsi="宋体" w:cs="Arial"/>
        </w:rPr>
      </w:pPr>
      <w:r w:rsidRPr="003D017A">
        <w:rPr>
          <w:rFonts w:ascii="Arial" w:hAnsi="Arial" w:cs="Arial" w:hint="eastAsia"/>
          <w:b/>
        </w:rPr>
        <w:t>6</w:t>
      </w:r>
      <w:r w:rsidR="001C3E20" w:rsidRPr="003D017A">
        <w:rPr>
          <w:rFonts w:ascii="Arial" w:hAnsi="Arial" w:cs="Arial"/>
          <w:b/>
        </w:rPr>
        <w:t xml:space="preserve">.2 </w:t>
      </w:r>
      <w:r w:rsidR="001C3E20" w:rsidRPr="003D017A">
        <w:rPr>
          <w:rFonts w:ascii="Arial" w:hAnsi="宋体" w:cs="Arial"/>
        </w:rPr>
        <w:t>甲方应按照下表的约定（</w:t>
      </w:r>
      <w:r w:rsidR="00C1132B" w:rsidRPr="003D017A">
        <w:rPr>
          <w:rFonts w:ascii="Arial" w:hAnsi="Arial" w:cs="Arial" w:hint="eastAsia"/>
        </w:rPr>
        <w:t>“</w:t>
      </w:r>
      <w:r w:rsidR="001C3E20" w:rsidRPr="003D017A">
        <w:rPr>
          <w:rFonts w:ascii="Arial" w:hAnsi="宋体" w:cs="Arial"/>
        </w:rPr>
        <w:t>付款计划</w:t>
      </w:r>
      <w:r w:rsidR="00C1132B" w:rsidRPr="003D017A">
        <w:rPr>
          <w:rFonts w:ascii="Arial" w:hAnsi="Arial" w:cs="Arial" w:hint="eastAsia"/>
        </w:rPr>
        <w:t>”</w:t>
      </w:r>
      <w:r w:rsidR="001C3E20" w:rsidRPr="003D017A">
        <w:rPr>
          <w:rFonts w:ascii="Arial" w:hAnsi="宋体" w:cs="Arial"/>
        </w:rPr>
        <w:t>）向乙方分期支付各期费用：</w:t>
      </w: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Change w:id="65" w:author="yanghaiping" w:date="2011-09-25T21:45:00Z">
          <w:tblPr>
            <w:tblStyle w:val="a6"/>
            <w:tblW w:w="5029" w:type="pct"/>
            <w:tblLook w:val="01E0" w:firstRow="1" w:lastRow="1" w:firstColumn="1" w:lastColumn="1" w:noHBand="0" w:noVBand="0"/>
          </w:tblPr>
        </w:tblPrChange>
      </w:tblPr>
      <w:tblGrid>
        <w:gridCol w:w="1195"/>
        <w:gridCol w:w="4707"/>
        <w:gridCol w:w="2669"/>
        <w:tblGridChange w:id="66">
          <w:tblGrid>
            <w:gridCol w:w="1195"/>
            <w:gridCol w:w="4707"/>
            <w:gridCol w:w="2669"/>
          </w:tblGrid>
        </w:tblGridChange>
      </w:tblGrid>
      <w:tr w:rsidR="00933A5D" w:rsidRPr="003D017A" w14:paraId="674C6B8F" w14:textId="77777777" w:rsidTr="004B2A8D">
        <w:trPr>
          <w:trHeight w:val="371"/>
          <w:trPrChange w:id="67" w:author="yanghaiping" w:date="2011-09-25T21:45:00Z">
            <w:trPr>
              <w:trHeight w:val="371"/>
            </w:trPr>
          </w:trPrChange>
        </w:trPr>
        <w:tc>
          <w:tcPr>
            <w:tcW w:w="697" w:type="pct"/>
            <w:tcPrChange w:id="68" w:author="yanghaiping" w:date="2011-09-25T21:45:00Z">
              <w:tcPr>
                <w:tcW w:w="697" w:type="pct"/>
              </w:tcPr>
            </w:tcPrChange>
          </w:tcPr>
          <w:p w14:paraId="7EF29C9D" w14:textId="77777777" w:rsidR="00933A5D" w:rsidRPr="004B2A8D" w:rsidRDefault="00933A5D" w:rsidP="004B2A8D">
            <w:pPr>
              <w:snapToGrid w:val="0"/>
              <w:jc w:val="center"/>
              <w:rPr>
                <w:rFonts w:hAnsi="宋体"/>
                <w:b/>
              </w:rPr>
            </w:pPr>
            <w:r w:rsidRPr="004B2A8D">
              <w:rPr>
                <w:rFonts w:hAnsi="宋体" w:hint="eastAsia"/>
                <w:b/>
              </w:rPr>
              <w:t>阶    段</w:t>
            </w:r>
          </w:p>
        </w:tc>
        <w:tc>
          <w:tcPr>
            <w:tcW w:w="2746" w:type="pct"/>
            <w:tcPrChange w:id="69" w:author="yanghaiping" w:date="2011-09-25T21:45:00Z">
              <w:tcPr>
                <w:tcW w:w="2746" w:type="pct"/>
              </w:tcPr>
            </w:tcPrChange>
          </w:tcPr>
          <w:p w14:paraId="3C6F2A79" w14:textId="77777777" w:rsidR="00933A5D" w:rsidRPr="004B2A8D" w:rsidRDefault="00933A5D" w:rsidP="004B2A8D">
            <w:pPr>
              <w:snapToGrid w:val="0"/>
              <w:jc w:val="center"/>
              <w:rPr>
                <w:rFonts w:hAnsi="宋体"/>
                <w:b/>
              </w:rPr>
            </w:pPr>
            <w:r w:rsidRPr="004B2A8D">
              <w:rPr>
                <w:rFonts w:hAnsi="宋体" w:hint="eastAsia"/>
                <w:b/>
              </w:rPr>
              <w:t>支付条件</w:t>
            </w:r>
          </w:p>
        </w:tc>
        <w:tc>
          <w:tcPr>
            <w:tcW w:w="1557" w:type="pct"/>
            <w:tcPrChange w:id="70" w:author="yanghaiping" w:date="2011-09-25T21:45:00Z">
              <w:tcPr>
                <w:tcW w:w="1557" w:type="pct"/>
              </w:tcPr>
            </w:tcPrChange>
          </w:tcPr>
          <w:p w14:paraId="0FBD2BF7" w14:textId="77777777" w:rsidR="00933A5D" w:rsidRPr="004B2A8D" w:rsidRDefault="00933A5D" w:rsidP="004B2A8D">
            <w:pPr>
              <w:snapToGrid w:val="0"/>
              <w:jc w:val="center"/>
              <w:rPr>
                <w:rFonts w:hAnsi="宋体"/>
                <w:b/>
              </w:rPr>
            </w:pPr>
            <w:r w:rsidRPr="004B2A8D">
              <w:rPr>
                <w:rFonts w:hAnsi="宋体" w:hint="eastAsia"/>
                <w:b/>
              </w:rPr>
              <w:t>支付金额（人民币</w:t>
            </w:r>
            <w:r w:rsidR="007043AF" w:rsidRPr="004B2A8D">
              <w:rPr>
                <w:rFonts w:hAnsi="宋体" w:hint="eastAsia"/>
                <w:b/>
              </w:rPr>
              <w:t>元</w:t>
            </w:r>
            <w:r w:rsidRPr="004B2A8D">
              <w:rPr>
                <w:rFonts w:hAnsi="宋体" w:hint="eastAsia"/>
                <w:b/>
              </w:rPr>
              <w:t>）</w:t>
            </w:r>
          </w:p>
        </w:tc>
      </w:tr>
      <w:tr w:rsidR="00623596" w:rsidRPr="003D017A" w14:paraId="6685C734" w14:textId="77777777" w:rsidTr="004B2A8D">
        <w:trPr>
          <w:trHeight w:val="357"/>
          <w:trPrChange w:id="71" w:author="yanghaiping" w:date="2011-09-25T21:45:00Z">
            <w:trPr>
              <w:trHeight w:val="357"/>
            </w:trPr>
          </w:trPrChange>
        </w:trPr>
        <w:tc>
          <w:tcPr>
            <w:tcW w:w="697" w:type="pct"/>
            <w:tcPrChange w:id="72" w:author="yanghaiping" w:date="2011-09-25T21:45:00Z">
              <w:tcPr>
                <w:tcW w:w="697" w:type="pct"/>
              </w:tcPr>
            </w:tcPrChange>
          </w:tcPr>
          <w:p w14:paraId="79C73C11" w14:textId="77777777" w:rsidR="00623596" w:rsidRPr="004B2A8D" w:rsidRDefault="00623596" w:rsidP="004B2A8D">
            <w:pPr>
              <w:snapToGrid w:val="0"/>
              <w:jc w:val="center"/>
              <w:rPr>
                <w:rFonts w:hAnsi="宋体"/>
                <w:b/>
                <w:bCs/>
              </w:rPr>
            </w:pPr>
            <w:r w:rsidRPr="004B2A8D">
              <w:rPr>
                <w:rFonts w:hAnsi="宋体" w:hint="eastAsia"/>
                <w:b/>
                <w:bCs/>
              </w:rPr>
              <w:t>1</w:t>
            </w:r>
          </w:p>
        </w:tc>
        <w:tc>
          <w:tcPr>
            <w:tcW w:w="2746" w:type="pct"/>
            <w:tcPrChange w:id="73" w:author="yanghaiping" w:date="2011-09-25T21:45:00Z">
              <w:tcPr>
                <w:tcW w:w="2746" w:type="pct"/>
              </w:tcPr>
            </w:tcPrChange>
          </w:tcPr>
          <w:p w14:paraId="6B584053" w14:textId="0AE8017E" w:rsidR="00623596" w:rsidRPr="00046A0B" w:rsidRDefault="009D6AF5" w:rsidP="00E21932">
            <w:pPr>
              <w:snapToGrid w:val="0"/>
              <w:rPr>
                <w:rFonts w:ascii="Arial" w:hAnsi="Arial" w:cs="Arial"/>
                <w:bCs/>
              </w:rPr>
            </w:pPr>
            <w:r w:rsidRPr="004B2A8D">
              <w:rPr>
                <w:rFonts w:ascii="Arial" w:hAnsi="Arial" w:cs="Arial" w:hint="eastAsia"/>
                <w:bCs/>
              </w:rPr>
              <w:t>本合同</w:t>
            </w:r>
            <w:del w:id="74" w:author="yanghaiping" w:date="2011-09-25T21:45:00Z">
              <w:r w:rsidRPr="003D017A">
                <w:rPr>
                  <w:rFonts w:ascii="Arial" w:hAnsi="Arial" w:cs="Arial" w:hint="eastAsia"/>
                  <w:bCs/>
                </w:rPr>
                <w:delText>签订</w:delText>
              </w:r>
            </w:del>
            <w:r w:rsidRPr="004B2A8D">
              <w:rPr>
                <w:rFonts w:ascii="Arial" w:hAnsi="Arial" w:cs="Arial" w:hint="eastAsia"/>
                <w:bCs/>
              </w:rPr>
              <w:t>生效之日起</w:t>
            </w:r>
            <w:del w:id="75" w:author="yanghaiping" w:date="2011-09-25T21:45:00Z">
              <w:r w:rsidRPr="003D017A">
                <w:rPr>
                  <w:rFonts w:ascii="Arial" w:hAnsi="Arial" w:cs="Arial" w:hint="eastAsia"/>
                  <w:bCs/>
                </w:rPr>
                <w:delText>的</w:delText>
              </w:r>
            </w:del>
            <w:r w:rsidRPr="004B2A8D">
              <w:rPr>
                <w:rFonts w:ascii="Arial" w:hAnsi="Arial" w:cs="Arial" w:hint="eastAsia"/>
                <w:bCs/>
              </w:rPr>
              <w:t>7</w:t>
            </w:r>
            <w:r w:rsidRPr="004B2A8D">
              <w:rPr>
                <w:rFonts w:ascii="Arial" w:hAnsi="Arial" w:cs="Arial" w:hint="eastAsia"/>
                <w:bCs/>
              </w:rPr>
              <w:t>个工作日内，乙方向甲方开具发票，发票金额为本合同总金额的</w:t>
            </w:r>
            <w:r w:rsidRPr="004B2A8D">
              <w:rPr>
                <w:rFonts w:ascii="Arial" w:hAnsi="Arial" w:cs="Arial" w:hint="eastAsia"/>
                <w:bCs/>
              </w:rPr>
              <w:t>30%</w:t>
            </w:r>
          </w:p>
        </w:tc>
        <w:tc>
          <w:tcPr>
            <w:tcW w:w="1557" w:type="pct"/>
            <w:tcPrChange w:id="76" w:author="yanghaiping" w:date="2011-09-25T21:45:00Z">
              <w:tcPr>
                <w:tcW w:w="1557" w:type="pct"/>
              </w:tcPr>
            </w:tcPrChange>
          </w:tcPr>
          <w:p w14:paraId="33A89C6D" w14:textId="77777777" w:rsidR="00623596" w:rsidRPr="004B2A8D" w:rsidRDefault="00623596" w:rsidP="004B2A8D">
            <w:pPr>
              <w:pStyle w:val="a3"/>
              <w:jc w:val="center"/>
              <w:rPr>
                <w:rFonts w:ascii="Arial" w:hAnsi="Arial" w:cs="Arial"/>
              </w:rPr>
            </w:pPr>
          </w:p>
        </w:tc>
      </w:tr>
      <w:tr w:rsidR="00623596" w:rsidRPr="003D017A" w14:paraId="57435F81" w14:textId="77777777" w:rsidTr="004B2A8D">
        <w:trPr>
          <w:trHeight w:val="371"/>
          <w:trPrChange w:id="77" w:author="yanghaiping" w:date="2011-09-25T21:45:00Z">
            <w:trPr>
              <w:trHeight w:val="371"/>
            </w:trPr>
          </w:trPrChange>
        </w:trPr>
        <w:tc>
          <w:tcPr>
            <w:tcW w:w="697" w:type="pct"/>
            <w:tcPrChange w:id="78" w:author="yanghaiping" w:date="2011-09-25T21:45:00Z">
              <w:tcPr>
                <w:tcW w:w="697" w:type="pct"/>
              </w:tcPr>
            </w:tcPrChange>
          </w:tcPr>
          <w:p w14:paraId="35380C47" w14:textId="77777777" w:rsidR="00623596" w:rsidRPr="004B2A8D" w:rsidRDefault="00623596" w:rsidP="004B2A8D">
            <w:pPr>
              <w:snapToGrid w:val="0"/>
              <w:jc w:val="center"/>
              <w:rPr>
                <w:rFonts w:hAnsi="宋体"/>
                <w:b/>
                <w:bCs/>
              </w:rPr>
            </w:pPr>
            <w:r w:rsidRPr="004B2A8D">
              <w:rPr>
                <w:rFonts w:hAnsi="宋体" w:hint="eastAsia"/>
                <w:b/>
                <w:bCs/>
              </w:rPr>
              <w:t>2</w:t>
            </w:r>
          </w:p>
        </w:tc>
        <w:tc>
          <w:tcPr>
            <w:tcW w:w="2746" w:type="pct"/>
            <w:tcPrChange w:id="79" w:author="yanghaiping" w:date="2011-09-25T21:45:00Z">
              <w:tcPr>
                <w:tcW w:w="2746" w:type="pct"/>
              </w:tcPr>
            </w:tcPrChange>
          </w:tcPr>
          <w:p w14:paraId="423BD955" w14:textId="018DF015" w:rsidR="00623596" w:rsidRPr="004B2A8D" w:rsidRDefault="009D6AF5" w:rsidP="004B2A8D">
            <w:pPr>
              <w:snapToGrid w:val="0"/>
              <w:rPr>
                <w:rFonts w:ascii="Arial" w:hAnsi="Arial" w:cs="Arial"/>
                <w:bCs/>
              </w:rPr>
            </w:pPr>
            <w:r w:rsidRPr="004B2A8D">
              <w:rPr>
                <w:rFonts w:ascii="Arial" w:hAnsi="Arial" w:cs="Arial" w:hint="eastAsia"/>
                <w:bCs/>
              </w:rPr>
              <w:t>乙方完成所有开发工作，并</w:t>
            </w:r>
            <w:del w:id="80" w:author="yanghaiping" w:date="2011-09-25T21:45:00Z">
              <w:r w:rsidRPr="003D017A">
                <w:rPr>
                  <w:rFonts w:ascii="Arial" w:hAnsi="Arial" w:cs="Arial" w:hint="eastAsia"/>
                  <w:bCs/>
                </w:rPr>
                <w:delText>提交乙方集成测试报告以及功能测试报告，</w:delText>
              </w:r>
            </w:del>
            <w:ins w:id="81" w:author="yanghaiping" w:date="2011-09-25T21:45:00Z">
              <w:r w:rsidR="00720E1E" w:rsidRPr="004B2A8D">
                <w:rPr>
                  <w:rFonts w:ascii="Arial" w:hAnsi="Arial" w:cs="Arial" w:hint="eastAsia"/>
                  <w:bCs/>
                </w:rPr>
                <w:t>向甲方交付系统</w:t>
              </w:r>
              <w:r w:rsidR="00720E1E" w:rsidRPr="004B2A8D">
                <w:rPr>
                  <w:rFonts w:ascii="Arial" w:hAnsi="Arial" w:cs="Arial" w:hint="eastAsia"/>
                  <w:bCs/>
                </w:rPr>
                <w:t>UAT</w:t>
              </w:r>
              <w:r w:rsidR="00720E1E" w:rsidRPr="004B2A8D">
                <w:rPr>
                  <w:rFonts w:ascii="Arial" w:hAnsi="Arial" w:cs="Arial" w:hint="eastAsia"/>
                  <w:bCs/>
                </w:rPr>
                <w:t>（用户测试），</w:t>
              </w:r>
            </w:ins>
            <w:r w:rsidR="00720E1E" w:rsidRPr="004B2A8D">
              <w:rPr>
                <w:rFonts w:ascii="Arial" w:hAnsi="Arial" w:cs="Arial" w:hint="eastAsia"/>
                <w:bCs/>
              </w:rPr>
              <w:t>经甲方确认</w:t>
            </w:r>
            <w:ins w:id="82" w:author="yanghaiping" w:date="2011-09-25T21:45:00Z">
              <w:r w:rsidR="00720E1E" w:rsidRPr="004B2A8D">
                <w:rPr>
                  <w:rFonts w:ascii="Arial" w:hAnsi="Arial" w:cs="Arial" w:hint="eastAsia"/>
                  <w:bCs/>
                </w:rPr>
                <w:t>通过，甲乙双方签署</w:t>
              </w:r>
              <w:r w:rsidR="00720E1E" w:rsidRPr="004B2A8D">
                <w:rPr>
                  <w:rFonts w:ascii="Arial" w:hAnsi="Arial" w:cs="Arial" w:hint="eastAsia"/>
                  <w:bCs/>
                </w:rPr>
                <w:t>UAT</w:t>
              </w:r>
              <w:r w:rsidR="00720E1E" w:rsidRPr="004B2A8D">
                <w:rPr>
                  <w:rFonts w:ascii="Arial" w:hAnsi="Arial" w:cs="Arial" w:hint="eastAsia"/>
                  <w:bCs/>
                </w:rPr>
                <w:t>验收单</w:t>
              </w:r>
            </w:ins>
            <w:r w:rsidR="00720E1E" w:rsidRPr="004B2A8D">
              <w:rPr>
                <w:rFonts w:ascii="Arial" w:hAnsi="Arial" w:cs="Arial" w:hint="eastAsia"/>
                <w:bCs/>
              </w:rPr>
              <w:t>后，乙方向甲方开具发票</w:t>
            </w:r>
            <w:r w:rsidRPr="004B2A8D">
              <w:rPr>
                <w:rFonts w:ascii="Arial" w:hAnsi="Arial" w:cs="Arial" w:hint="eastAsia"/>
                <w:bCs/>
              </w:rPr>
              <w:t>，发票金额为本合同总金额的</w:t>
            </w:r>
            <w:r w:rsidRPr="004B2A8D">
              <w:rPr>
                <w:rFonts w:ascii="Arial" w:hAnsi="Arial" w:cs="Arial" w:hint="eastAsia"/>
                <w:bCs/>
              </w:rPr>
              <w:t>40%</w:t>
            </w:r>
          </w:p>
        </w:tc>
        <w:tc>
          <w:tcPr>
            <w:tcW w:w="1557" w:type="pct"/>
            <w:tcPrChange w:id="83" w:author="yanghaiping" w:date="2011-09-25T21:45:00Z">
              <w:tcPr>
                <w:tcW w:w="1557" w:type="pct"/>
              </w:tcPr>
            </w:tcPrChange>
          </w:tcPr>
          <w:p w14:paraId="0D0D6E0B" w14:textId="77777777" w:rsidR="00623596" w:rsidRPr="00141EB9" w:rsidRDefault="00623596" w:rsidP="004B2A8D">
            <w:pPr>
              <w:pStyle w:val="a3"/>
              <w:jc w:val="center"/>
              <w:rPr>
                <w:rFonts w:ascii="Arial" w:hAnsi="Arial" w:cs="Arial"/>
              </w:rPr>
            </w:pPr>
          </w:p>
        </w:tc>
      </w:tr>
      <w:tr w:rsidR="004A2690" w:rsidRPr="003D017A" w14:paraId="0155E874" w14:textId="77777777" w:rsidTr="004B2A8D">
        <w:trPr>
          <w:trHeight w:val="371"/>
          <w:trPrChange w:id="84" w:author="yanghaiping" w:date="2011-09-25T21:45:00Z">
            <w:trPr>
              <w:trHeight w:val="371"/>
            </w:trPr>
          </w:trPrChange>
        </w:trPr>
        <w:tc>
          <w:tcPr>
            <w:tcW w:w="697" w:type="pct"/>
            <w:tcPrChange w:id="85" w:author="yanghaiping" w:date="2011-09-25T21:45:00Z">
              <w:tcPr>
                <w:tcW w:w="697" w:type="pct"/>
              </w:tcPr>
            </w:tcPrChange>
          </w:tcPr>
          <w:p w14:paraId="4EB3CAF4" w14:textId="77777777" w:rsidR="004A2690" w:rsidRPr="004B2A8D" w:rsidRDefault="004A2690" w:rsidP="004B2A8D">
            <w:pPr>
              <w:snapToGrid w:val="0"/>
              <w:jc w:val="center"/>
              <w:rPr>
                <w:rFonts w:hAnsi="宋体"/>
                <w:b/>
                <w:bCs/>
              </w:rPr>
            </w:pPr>
            <w:r w:rsidRPr="004B2A8D">
              <w:rPr>
                <w:rFonts w:hAnsi="宋体" w:hint="eastAsia"/>
                <w:b/>
                <w:bCs/>
              </w:rPr>
              <w:t>3</w:t>
            </w:r>
          </w:p>
        </w:tc>
        <w:tc>
          <w:tcPr>
            <w:tcW w:w="2746" w:type="pct"/>
            <w:tcPrChange w:id="86" w:author="yanghaiping" w:date="2011-09-25T21:45:00Z">
              <w:tcPr>
                <w:tcW w:w="2746" w:type="pct"/>
              </w:tcPr>
            </w:tcPrChange>
          </w:tcPr>
          <w:p w14:paraId="627DCC7A" w14:textId="2B2E3B76" w:rsidR="004A2690" w:rsidRPr="004B2A8D" w:rsidRDefault="00720E1E" w:rsidP="004B2A8D">
            <w:pPr>
              <w:snapToGrid w:val="0"/>
              <w:rPr>
                <w:rFonts w:ascii="Arial" w:hAnsi="Arial" w:cs="Arial"/>
                <w:bCs/>
              </w:rPr>
            </w:pPr>
            <w:ins w:id="87" w:author="yanghaiping" w:date="2011-09-25T21:45:00Z">
              <w:r w:rsidRPr="004B2A8D">
                <w:rPr>
                  <w:rFonts w:hAnsi="宋体" w:hint="eastAsia"/>
                  <w:color w:val="000000"/>
                </w:rPr>
                <w:t>在</w:t>
              </w:r>
            </w:ins>
            <w:r w:rsidRPr="004B2A8D">
              <w:rPr>
                <w:rFonts w:hAnsi="宋体" w:hint="eastAsia"/>
                <w:color w:val="000000"/>
                <w:rPrChange w:id="88" w:author="yanghaiping" w:date="2011-09-25T21:45:00Z">
                  <w:rPr>
                    <w:rFonts w:ascii="Arial" w:hAnsi="Arial" w:hint="eastAsia"/>
                  </w:rPr>
                </w:rPrChange>
              </w:rPr>
              <w:t>乙方</w:t>
            </w:r>
            <w:del w:id="89" w:author="yanghaiping" w:date="2011-09-25T21:45:00Z">
              <w:r w:rsidR="00485CAD" w:rsidRPr="003D017A">
                <w:rPr>
                  <w:rFonts w:ascii="Arial" w:hAnsi="Arial" w:cs="Arial" w:hint="eastAsia"/>
                  <w:bCs/>
                </w:rPr>
                <w:delText>向</w:delText>
              </w:r>
            </w:del>
            <w:ins w:id="90" w:author="yanghaiping" w:date="2011-09-25T21:45:00Z">
              <w:r w:rsidRPr="004B2A8D">
                <w:rPr>
                  <w:rFonts w:hAnsi="宋体" w:hint="eastAsia"/>
                  <w:color w:val="000000"/>
                </w:rPr>
                <w:t>完成本合同规定的全部工作并通过</w:t>
              </w:r>
            </w:ins>
            <w:r w:rsidRPr="004B2A8D">
              <w:rPr>
                <w:rFonts w:hAnsi="宋体" w:hint="eastAsia"/>
                <w:color w:val="000000"/>
                <w:rPrChange w:id="91" w:author="yanghaiping" w:date="2011-09-25T21:45:00Z">
                  <w:rPr>
                    <w:rFonts w:ascii="Arial" w:hAnsi="Arial" w:hint="eastAsia"/>
                  </w:rPr>
                </w:rPrChange>
              </w:rPr>
              <w:t>甲方</w:t>
            </w:r>
            <w:del w:id="92" w:author="yanghaiping" w:date="2011-09-25T21:45:00Z">
              <w:r w:rsidR="00485CAD" w:rsidRPr="003D017A">
                <w:rPr>
                  <w:rFonts w:ascii="Arial" w:hAnsi="Arial" w:cs="Arial" w:hint="eastAsia"/>
                  <w:bCs/>
                </w:rPr>
                <w:delText>交付系统</w:delText>
              </w:r>
              <w:r w:rsidR="00485CAD" w:rsidRPr="003D017A">
                <w:rPr>
                  <w:rFonts w:ascii="Arial" w:hAnsi="Arial" w:cs="Arial" w:hint="eastAsia"/>
                  <w:bCs/>
                </w:rPr>
                <w:delText>UAT</w:delText>
              </w:r>
              <w:r w:rsidR="00485CAD" w:rsidRPr="003D017A">
                <w:rPr>
                  <w:rFonts w:ascii="Arial" w:hAnsi="Arial" w:cs="Arial" w:hint="eastAsia"/>
                  <w:bCs/>
                </w:rPr>
                <w:delText>（用户测试），经甲方确认通过</w:delText>
              </w:r>
            </w:del>
            <w:ins w:id="93" w:author="yanghaiping" w:date="2011-09-25T21:45:00Z">
              <w:r w:rsidRPr="004B2A8D">
                <w:rPr>
                  <w:rFonts w:hAnsi="宋体" w:hint="eastAsia"/>
                  <w:color w:val="000000"/>
                </w:rPr>
                <w:t>验收</w:t>
              </w:r>
            </w:ins>
            <w:r w:rsidRPr="004B2A8D">
              <w:rPr>
                <w:rFonts w:hAnsi="宋体" w:hint="eastAsia"/>
                <w:color w:val="000000"/>
                <w:rPrChange w:id="94" w:author="yanghaiping" w:date="2011-09-25T21:45:00Z">
                  <w:rPr>
                    <w:rFonts w:ascii="Arial" w:hAnsi="Arial" w:hint="eastAsia"/>
                  </w:rPr>
                </w:rPrChange>
              </w:rPr>
              <w:t>，</w:t>
            </w:r>
            <w:r w:rsidRPr="004B2A8D">
              <w:rPr>
                <w:rFonts w:ascii="Arial" w:hAnsi="Arial" w:cs="Arial" w:hint="eastAsia"/>
                <w:bCs/>
              </w:rPr>
              <w:t>甲乙双方签署</w:t>
            </w:r>
            <w:del w:id="95" w:author="yanghaiping" w:date="2011-09-25T21:45:00Z">
              <w:r w:rsidR="00485CAD" w:rsidRPr="003D017A">
                <w:rPr>
                  <w:rFonts w:ascii="Arial" w:hAnsi="Arial" w:cs="Arial" w:hint="eastAsia"/>
                  <w:bCs/>
                </w:rPr>
                <w:delText>UAT</w:delText>
              </w:r>
            </w:del>
            <w:commentRangeStart w:id="96"/>
            <w:ins w:id="97" w:author="yanghaiping" w:date="2011-09-25T21:45:00Z">
              <w:r w:rsidRPr="004B2A8D">
                <w:rPr>
                  <w:rFonts w:ascii="Arial" w:hAnsi="Arial" w:cs="Arial" w:hint="eastAsia"/>
                  <w:bCs/>
                </w:rPr>
                <w:t>系统终验</w:t>
              </w:r>
            </w:ins>
            <w:commentRangeEnd w:id="96"/>
            <w:r w:rsidR="001E6C67">
              <w:rPr>
                <w:rStyle w:val="a8"/>
              </w:rPr>
              <w:commentReference w:id="96"/>
            </w:r>
            <w:r w:rsidRPr="004B2A8D">
              <w:rPr>
                <w:rFonts w:ascii="Arial" w:hAnsi="Arial" w:cs="Arial" w:hint="eastAsia"/>
                <w:bCs/>
              </w:rPr>
              <w:t>验收单</w:t>
            </w:r>
            <w:del w:id="98" w:author="yanghaiping" w:date="2011-09-25T21:45:00Z">
              <w:r w:rsidR="00485CAD" w:rsidRPr="003D017A">
                <w:rPr>
                  <w:rFonts w:ascii="Arial" w:hAnsi="Arial" w:cs="Arial" w:hint="eastAsia"/>
                  <w:bCs/>
                </w:rPr>
                <w:delText>后</w:delText>
              </w:r>
            </w:del>
            <w:ins w:id="99" w:author="yanghaiping" w:date="2011-09-25T21:45:00Z">
              <w:r w:rsidRPr="004B2A8D">
                <w:rPr>
                  <w:rFonts w:ascii="Arial" w:hAnsi="Arial" w:cs="Arial" w:hint="eastAsia"/>
                  <w:bCs/>
                </w:rPr>
                <w:t>之日起</w:t>
              </w:r>
              <w:r w:rsidRPr="004B2A8D">
                <w:rPr>
                  <w:rFonts w:hAnsi="宋体" w:hint="eastAsia"/>
                  <w:color w:val="000000"/>
                </w:rPr>
                <w:t>2个月内</w:t>
              </w:r>
            </w:ins>
            <w:r w:rsidR="00485CAD" w:rsidRPr="004B2A8D">
              <w:rPr>
                <w:rFonts w:ascii="Arial" w:hAnsi="Arial" w:cs="Arial" w:hint="eastAsia"/>
                <w:bCs/>
              </w:rPr>
              <w:t>，乙方向甲方开具发票，发票金额为本合同总金额的</w:t>
            </w:r>
            <w:r w:rsidR="00485CAD" w:rsidRPr="004B2A8D">
              <w:rPr>
                <w:rFonts w:ascii="Arial" w:hAnsi="Arial" w:cs="Arial" w:hint="eastAsia"/>
                <w:bCs/>
              </w:rPr>
              <w:t>20%</w:t>
            </w:r>
          </w:p>
        </w:tc>
        <w:tc>
          <w:tcPr>
            <w:tcW w:w="1557" w:type="pct"/>
            <w:tcPrChange w:id="100" w:author="yanghaiping" w:date="2011-09-25T21:45:00Z">
              <w:tcPr>
                <w:tcW w:w="1557" w:type="pct"/>
              </w:tcPr>
            </w:tcPrChange>
          </w:tcPr>
          <w:p w14:paraId="0F1A5C5C" w14:textId="77777777" w:rsidR="004A2690" w:rsidRPr="004B2A8D" w:rsidRDefault="004A2690" w:rsidP="004B2A8D">
            <w:pPr>
              <w:pStyle w:val="a3"/>
              <w:jc w:val="center"/>
              <w:rPr>
                <w:rFonts w:ascii="Arial" w:hAnsi="Arial" w:cs="Arial"/>
              </w:rPr>
            </w:pPr>
          </w:p>
        </w:tc>
      </w:tr>
      <w:tr w:rsidR="00485CAD" w:rsidRPr="003D017A" w14:paraId="41DEBC8C" w14:textId="77777777" w:rsidTr="004B2A8D">
        <w:trPr>
          <w:trHeight w:val="371"/>
          <w:trPrChange w:id="101" w:author="yanghaiping" w:date="2011-09-25T21:45:00Z">
            <w:trPr>
              <w:trHeight w:val="371"/>
            </w:trPr>
          </w:trPrChange>
        </w:trPr>
        <w:tc>
          <w:tcPr>
            <w:tcW w:w="697" w:type="pct"/>
            <w:tcPrChange w:id="102" w:author="yanghaiping" w:date="2011-09-25T21:45:00Z">
              <w:tcPr>
                <w:tcW w:w="697" w:type="pct"/>
              </w:tcPr>
            </w:tcPrChange>
          </w:tcPr>
          <w:p w14:paraId="57C35200" w14:textId="77777777" w:rsidR="00485CAD" w:rsidRPr="004B2A8D" w:rsidRDefault="00485CAD" w:rsidP="004B2A8D">
            <w:pPr>
              <w:snapToGrid w:val="0"/>
              <w:jc w:val="center"/>
              <w:rPr>
                <w:rFonts w:hAnsi="宋体"/>
                <w:b/>
                <w:bCs/>
              </w:rPr>
            </w:pPr>
            <w:r w:rsidRPr="004B2A8D">
              <w:rPr>
                <w:rFonts w:hAnsi="宋体" w:hint="eastAsia"/>
                <w:b/>
                <w:bCs/>
              </w:rPr>
              <w:t>4</w:t>
            </w:r>
          </w:p>
        </w:tc>
        <w:tc>
          <w:tcPr>
            <w:tcW w:w="2746" w:type="pct"/>
            <w:tcPrChange w:id="103" w:author="yanghaiping" w:date="2011-09-25T21:45:00Z">
              <w:tcPr>
                <w:tcW w:w="2746" w:type="pct"/>
              </w:tcPr>
            </w:tcPrChange>
          </w:tcPr>
          <w:p w14:paraId="7B2DBC1D" w14:textId="27ABEF3E" w:rsidR="00485CAD" w:rsidRPr="004B2A8D" w:rsidRDefault="00485CAD" w:rsidP="00E21932">
            <w:pPr>
              <w:snapToGrid w:val="0"/>
              <w:rPr>
                <w:rFonts w:ascii="Arial" w:hAnsi="Arial" w:cs="Arial"/>
                <w:bCs/>
              </w:rPr>
            </w:pPr>
            <w:del w:id="104" w:author="yanghaiping" w:date="2011-09-25T21:45:00Z">
              <w:r w:rsidRPr="003D017A">
                <w:rPr>
                  <w:rFonts w:ascii="Arial" w:hAnsi="Arial" w:cs="Arial" w:hint="eastAsia"/>
                  <w:bCs/>
                </w:rPr>
                <w:delText>系统试运行结束后（系统试运行周期为双方签署</w:delText>
              </w:r>
              <w:r w:rsidRPr="003D017A">
                <w:rPr>
                  <w:rFonts w:ascii="Arial" w:hAnsi="Arial" w:cs="Arial" w:hint="eastAsia"/>
                  <w:bCs/>
                </w:rPr>
                <w:delText>UAT</w:delText>
              </w:r>
              <w:r w:rsidRPr="003D017A">
                <w:rPr>
                  <w:rFonts w:ascii="Arial" w:hAnsi="Arial" w:cs="Arial" w:hint="eastAsia"/>
                  <w:bCs/>
                </w:rPr>
                <w:delText>验收单之日起的一个月），经甲方正式验收，甲乙双方签署系统终验验收单之日起</w:delText>
              </w:r>
              <w:r w:rsidRPr="003D017A">
                <w:rPr>
                  <w:rFonts w:ascii="Arial" w:hAnsi="Arial" w:cs="Arial" w:hint="eastAsia"/>
                  <w:bCs/>
                </w:rPr>
                <w:delText>7</w:delText>
              </w:r>
              <w:r w:rsidRPr="003D017A">
                <w:rPr>
                  <w:rFonts w:ascii="Arial" w:hAnsi="Arial" w:cs="Arial" w:hint="eastAsia"/>
                  <w:bCs/>
                </w:rPr>
                <w:delText>个工作日内</w:delText>
              </w:r>
            </w:del>
            <w:ins w:id="105" w:author="yanghaiping" w:date="2011-09-25T21:45:00Z">
              <w:r w:rsidR="00E21932">
                <w:rPr>
                  <w:rFonts w:hAnsi="宋体" w:hint="eastAsia"/>
                  <w:color w:val="000000"/>
                </w:rPr>
                <w:t>合同总金额的10%作为质量保证金，</w:t>
              </w:r>
              <w:r w:rsidR="00143D49" w:rsidRPr="004B2A8D">
                <w:rPr>
                  <w:rFonts w:hAnsi="宋体" w:hint="eastAsia"/>
                  <w:color w:val="000000"/>
                </w:rPr>
                <w:t>维护期满后，如乙方无任何违约事项，</w:t>
              </w:r>
              <w:r w:rsidR="00E21932">
                <w:rPr>
                  <w:rFonts w:hAnsi="宋体" w:hint="eastAsia"/>
                  <w:color w:val="000000"/>
                </w:rPr>
                <w:t>甲方一次性无息全部退还乙方，</w:t>
              </w:r>
              <w:r w:rsidR="00143D49" w:rsidRPr="004B2A8D">
                <w:rPr>
                  <w:rFonts w:hAnsi="宋体" w:hint="eastAsia"/>
                  <w:color w:val="000000"/>
                </w:rPr>
                <w:t>（￥##,###）。</w:t>
              </w:r>
            </w:ins>
            <w:r w:rsidRPr="004B2A8D">
              <w:rPr>
                <w:rFonts w:ascii="Arial" w:hAnsi="Arial" w:cs="Arial" w:hint="eastAsia"/>
                <w:bCs/>
              </w:rPr>
              <w:t>，乙方向甲方开具发票，发票金额为本合同总金额的</w:t>
            </w:r>
            <w:r w:rsidRPr="004B2A8D">
              <w:rPr>
                <w:rFonts w:ascii="Arial" w:hAnsi="Arial" w:cs="Arial" w:hint="eastAsia"/>
                <w:bCs/>
              </w:rPr>
              <w:t>10%</w:t>
            </w:r>
          </w:p>
        </w:tc>
        <w:tc>
          <w:tcPr>
            <w:tcW w:w="1557" w:type="pct"/>
            <w:tcPrChange w:id="106" w:author="yanghaiping" w:date="2011-09-25T21:45:00Z">
              <w:tcPr>
                <w:tcW w:w="1557" w:type="pct"/>
              </w:tcPr>
            </w:tcPrChange>
          </w:tcPr>
          <w:p w14:paraId="2496A257" w14:textId="77777777" w:rsidR="00485CAD" w:rsidRPr="004B2A8D" w:rsidRDefault="00485CAD" w:rsidP="004B2A8D">
            <w:pPr>
              <w:pStyle w:val="a3"/>
              <w:jc w:val="center"/>
              <w:rPr>
                <w:rFonts w:ascii="Arial" w:hAnsi="Arial" w:cs="Arial"/>
              </w:rPr>
            </w:pPr>
          </w:p>
        </w:tc>
      </w:tr>
      <w:tr w:rsidR="00485CAD" w:rsidRPr="003D017A" w14:paraId="4D1BBE57" w14:textId="77777777" w:rsidTr="004B2A8D">
        <w:trPr>
          <w:trHeight w:val="371"/>
          <w:trPrChange w:id="107" w:author="yanghaiping" w:date="2011-09-25T21:45:00Z">
            <w:trPr>
              <w:trHeight w:val="371"/>
            </w:trPr>
          </w:trPrChange>
        </w:trPr>
        <w:tc>
          <w:tcPr>
            <w:tcW w:w="697" w:type="pct"/>
            <w:tcPrChange w:id="108" w:author="yanghaiping" w:date="2011-09-25T21:45:00Z">
              <w:tcPr>
                <w:tcW w:w="697" w:type="pct"/>
              </w:tcPr>
            </w:tcPrChange>
          </w:tcPr>
          <w:p w14:paraId="18F411A4" w14:textId="77777777" w:rsidR="00485CAD" w:rsidRPr="004B2A8D" w:rsidRDefault="00485CAD" w:rsidP="004B2A8D">
            <w:pPr>
              <w:snapToGrid w:val="0"/>
              <w:jc w:val="center"/>
              <w:rPr>
                <w:rFonts w:hAnsi="宋体"/>
                <w:b/>
                <w:bCs/>
              </w:rPr>
            </w:pPr>
            <w:r w:rsidRPr="004B2A8D">
              <w:rPr>
                <w:rFonts w:hAnsi="宋体" w:hint="eastAsia"/>
                <w:b/>
                <w:bCs/>
              </w:rPr>
              <w:t>说明</w:t>
            </w:r>
          </w:p>
        </w:tc>
        <w:tc>
          <w:tcPr>
            <w:tcW w:w="2746" w:type="pct"/>
            <w:tcPrChange w:id="109" w:author="yanghaiping" w:date="2011-09-25T21:45:00Z">
              <w:tcPr>
                <w:tcW w:w="2746" w:type="pct"/>
              </w:tcPr>
            </w:tcPrChange>
          </w:tcPr>
          <w:p w14:paraId="66557EB1" w14:textId="77777777" w:rsidR="00485CAD" w:rsidRPr="004B2A8D" w:rsidRDefault="00485CAD" w:rsidP="004B2A8D">
            <w:pPr>
              <w:snapToGrid w:val="0"/>
              <w:rPr>
                <w:rFonts w:ascii="Arial" w:hAnsi="Arial" w:cs="Arial"/>
                <w:bCs/>
              </w:rPr>
            </w:pPr>
            <w:r w:rsidRPr="004B2A8D">
              <w:rPr>
                <w:rFonts w:ascii="Arial" w:hAnsi="Arial" w:cs="Arial" w:hint="eastAsia"/>
                <w:bCs/>
              </w:rPr>
              <w:t>甲方将在接收到乙方发票的</w:t>
            </w:r>
            <w:r w:rsidRPr="004B2A8D">
              <w:rPr>
                <w:rFonts w:ascii="Arial" w:hAnsi="Arial" w:cs="Arial" w:hint="eastAsia"/>
                <w:bCs/>
              </w:rPr>
              <w:t>10</w:t>
            </w:r>
            <w:r w:rsidR="00210EA0" w:rsidRPr="004B2A8D">
              <w:rPr>
                <w:rFonts w:ascii="Arial" w:hAnsi="Arial" w:cs="Arial" w:hint="eastAsia"/>
                <w:bCs/>
              </w:rPr>
              <w:t>工作日</w:t>
            </w:r>
            <w:r w:rsidRPr="004B2A8D">
              <w:rPr>
                <w:rFonts w:ascii="Arial" w:hAnsi="Arial" w:cs="Arial" w:hint="eastAsia"/>
                <w:bCs/>
              </w:rPr>
              <w:t>内完成支付</w:t>
            </w:r>
          </w:p>
        </w:tc>
        <w:tc>
          <w:tcPr>
            <w:tcW w:w="1557" w:type="pct"/>
            <w:tcPrChange w:id="110" w:author="yanghaiping" w:date="2011-09-25T21:45:00Z">
              <w:tcPr>
                <w:tcW w:w="1557" w:type="pct"/>
              </w:tcPr>
            </w:tcPrChange>
          </w:tcPr>
          <w:p w14:paraId="78EA3C64" w14:textId="77777777" w:rsidR="00485CAD" w:rsidRPr="004B2A8D" w:rsidRDefault="00485CAD" w:rsidP="004B2A8D">
            <w:pPr>
              <w:pStyle w:val="a3"/>
              <w:jc w:val="center"/>
              <w:rPr>
                <w:rFonts w:ascii="Arial" w:hAnsi="Arial" w:cs="Arial"/>
              </w:rPr>
            </w:pPr>
          </w:p>
        </w:tc>
      </w:tr>
      <w:tr w:rsidR="00E61C1C" w:rsidRPr="003D017A" w14:paraId="548BA3BF" w14:textId="77777777" w:rsidTr="004B2A8D">
        <w:trPr>
          <w:trHeight w:val="371"/>
          <w:trPrChange w:id="111" w:author="yanghaiping" w:date="2011-09-25T21:45:00Z">
            <w:trPr>
              <w:trHeight w:val="371"/>
            </w:trPr>
          </w:trPrChange>
        </w:trPr>
        <w:tc>
          <w:tcPr>
            <w:tcW w:w="697" w:type="pct"/>
            <w:tcPrChange w:id="112" w:author="yanghaiping" w:date="2011-09-25T21:45:00Z">
              <w:tcPr>
                <w:tcW w:w="697" w:type="pct"/>
              </w:tcPr>
            </w:tcPrChange>
          </w:tcPr>
          <w:p w14:paraId="3C61ECBE" w14:textId="77777777" w:rsidR="00E61C1C" w:rsidRPr="004B2A8D" w:rsidRDefault="00E61C1C" w:rsidP="004B2A8D">
            <w:pPr>
              <w:snapToGrid w:val="0"/>
              <w:jc w:val="center"/>
              <w:rPr>
                <w:rFonts w:hAnsi="宋体"/>
                <w:b/>
                <w:bCs/>
              </w:rPr>
            </w:pPr>
            <w:r w:rsidRPr="004B2A8D">
              <w:rPr>
                <w:rFonts w:hAnsi="宋体" w:hint="eastAsia"/>
                <w:b/>
                <w:bCs/>
              </w:rPr>
              <w:t>合计</w:t>
            </w:r>
          </w:p>
        </w:tc>
        <w:tc>
          <w:tcPr>
            <w:tcW w:w="2746" w:type="pct"/>
            <w:tcPrChange w:id="113" w:author="yanghaiping" w:date="2011-09-25T21:45:00Z">
              <w:tcPr>
                <w:tcW w:w="2746" w:type="pct"/>
              </w:tcPr>
            </w:tcPrChange>
          </w:tcPr>
          <w:p w14:paraId="13C40666" w14:textId="77777777" w:rsidR="00E61C1C" w:rsidRPr="004B2A8D" w:rsidRDefault="00E61C1C" w:rsidP="004B2A8D">
            <w:pPr>
              <w:snapToGrid w:val="0"/>
              <w:rPr>
                <w:rFonts w:ascii="Arial" w:hAnsi="Arial" w:cs="Arial"/>
                <w:bCs/>
              </w:rPr>
            </w:pPr>
          </w:p>
        </w:tc>
        <w:tc>
          <w:tcPr>
            <w:tcW w:w="1557" w:type="pct"/>
            <w:tcPrChange w:id="114" w:author="yanghaiping" w:date="2011-09-25T21:45:00Z">
              <w:tcPr>
                <w:tcW w:w="1557" w:type="pct"/>
              </w:tcPr>
            </w:tcPrChange>
          </w:tcPr>
          <w:p w14:paraId="62363492" w14:textId="77777777" w:rsidR="00E61C1C" w:rsidRPr="004B2A8D" w:rsidRDefault="00E61C1C" w:rsidP="004B2A8D">
            <w:pPr>
              <w:pStyle w:val="a3"/>
              <w:jc w:val="center"/>
              <w:rPr>
                <w:rFonts w:ascii="Arial" w:hAnsi="Arial" w:cs="Arial"/>
              </w:rPr>
            </w:pPr>
          </w:p>
        </w:tc>
      </w:tr>
    </w:tbl>
    <w:p w14:paraId="0C15C702" w14:textId="77777777" w:rsidR="007C0F0E" w:rsidRPr="003D017A" w:rsidRDefault="009B09F2" w:rsidP="009B09F2">
      <w:pPr>
        <w:snapToGrid w:val="0"/>
        <w:spacing w:line="240" w:lineRule="auto"/>
        <w:rPr>
          <w:rFonts w:ascii="Arial" w:hAnsi="Arial" w:cs="Arial"/>
          <w:b/>
        </w:rPr>
      </w:pPr>
      <w:r w:rsidRPr="003D017A">
        <w:rPr>
          <w:rFonts w:ascii="Arial" w:hAnsi="Arial" w:cs="Arial" w:hint="eastAsia"/>
          <w:b/>
        </w:rPr>
        <w:t>6</w:t>
      </w:r>
      <w:r w:rsidRPr="003D017A">
        <w:rPr>
          <w:rFonts w:ascii="Arial" w:hAnsi="Arial" w:cs="Arial"/>
          <w:b/>
        </w:rPr>
        <w:t>.</w:t>
      </w:r>
      <w:r w:rsidRPr="003D017A">
        <w:rPr>
          <w:rFonts w:ascii="Arial" w:hAnsi="Arial" w:cs="Arial" w:hint="eastAsia"/>
          <w:b/>
        </w:rPr>
        <w:t xml:space="preserve">3 </w:t>
      </w:r>
      <w:r w:rsidR="007C0F0E" w:rsidRPr="003D017A">
        <w:rPr>
          <w:rFonts w:ascii="Arial" w:hAnsi="宋体" w:cs="Arial"/>
        </w:rPr>
        <w:t>在满足</w:t>
      </w:r>
      <w:r w:rsidR="001C3E20" w:rsidRPr="003D017A">
        <w:rPr>
          <w:rFonts w:ascii="Arial" w:hAnsi="宋体" w:cs="Arial"/>
        </w:rPr>
        <w:t>本合同</w:t>
      </w:r>
      <w:r w:rsidR="001A0E51" w:rsidRPr="003D017A">
        <w:rPr>
          <w:rFonts w:ascii="Arial" w:hAnsi="Arial" w:cs="Arial" w:hint="eastAsia"/>
        </w:rPr>
        <w:t>6</w:t>
      </w:r>
      <w:r w:rsidR="001C3E20" w:rsidRPr="003D017A">
        <w:rPr>
          <w:rFonts w:ascii="Arial" w:hAnsi="Arial" w:cs="Arial"/>
        </w:rPr>
        <w:t>.2</w:t>
      </w:r>
      <w:r w:rsidR="001C3E20" w:rsidRPr="003D017A">
        <w:rPr>
          <w:rFonts w:ascii="Arial" w:hAnsi="宋体" w:cs="Arial"/>
        </w:rPr>
        <w:t>款约</w:t>
      </w:r>
      <w:r w:rsidR="007C0F0E" w:rsidRPr="003D017A">
        <w:rPr>
          <w:rFonts w:ascii="Arial" w:hAnsi="宋体" w:cs="Arial"/>
        </w:rPr>
        <w:t>定的各阶段费用支付条件的前提下，甲方应在收到乙方开具的合法有效发票之日起</w:t>
      </w:r>
      <w:r w:rsidR="00956133" w:rsidRPr="003D017A">
        <w:rPr>
          <w:rFonts w:ascii="Arial" w:hAnsi="宋体" w:cs="Arial" w:hint="eastAsia"/>
        </w:rPr>
        <w:t>十日</w:t>
      </w:r>
      <w:r w:rsidR="007C0F0E" w:rsidRPr="003D017A">
        <w:rPr>
          <w:rFonts w:ascii="Arial" w:hAnsi="宋体" w:cs="Arial"/>
        </w:rPr>
        <w:t>内，以银行</w:t>
      </w:r>
      <w:r w:rsidR="00320D2E" w:rsidRPr="003D017A">
        <w:rPr>
          <w:rFonts w:ascii="Arial" w:hAnsi="宋体" w:cs="Arial" w:hint="eastAsia"/>
        </w:rPr>
        <w:t>转账</w:t>
      </w:r>
      <w:r w:rsidR="007C0F0E" w:rsidRPr="003D017A">
        <w:rPr>
          <w:rFonts w:ascii="Arial" w:hAnsi="宋体" w:cs="Arial"/>
        </w:rPr>
        <w:t>的方式向乙方支付</w:t>
      </w:r>
      <w:r w:rsidR="001C3E20" w:rsidRPr="003D017A">
        <w:rPr>
          <w:rFonts w:ascii="Arial" w:hAnsi="宋体" w:cs="Arial"/>
        </w:rPr>
        <w:t>付款计划约定的各阶段支付金额。</w:t>
      </w:r>
      <w:r w:rsidR="007C0F0E" w:rsidRPr="003D017A">
        <w:rPr>
          <w:rFonts w:ascii="Arial" w:hAnsi="宋体" w:cs="Arial"/>
        </w:rPr>
        <w:t>乙方</w:t>
      </w:r>
      <w:r w:rsidR="00320D2E" w:rsidRPr="003D017A">
        <w:rPr>
          <w:rFonts w:ascii="Arial" w:hAnsi="宋体" w:cs="Arial" w:hint="eastAsia"/>
        </w:rPr>
        <w:t>账户</w:t>
      </w:r>
      <w:r w:rsidR="007C0F0E" w:rsidRPr="003D017A">
        <w:rPr>
          <w:rFonts w:ascii="Arial" w:hAnsi="宋体" w:cs="Arial"/>
        </w:rPr>
        <w:t>信息如</w:t>
      </w:r>
      <w:r w:rsidR="001C3E20" w:rsidRPr="003D017A">
        <w:rPr>
          <w:rFonts w:ascii="Arial" w:hAnsi="宋体" w:cs="Arial"/>
        </w:rPr>
        <w:t>下表</w:t>
      </w:r>
      <w:r w:rsidR="007C0F0E" w:rsidRPr="003D017A">
        <w:rPr>
          <w:rFonts w:ascii="Arial" w:hAnsi="宋体" w:cs="Arial"/>
        </w:rPr>
        <w:t>所述</w:t>
      </w:r>
      <w:r w:rsidR="001C3E20" w:rsidRPr="003D017A">
        <w:rPr>
          <w:rFonts w:ascii="Arial" w:hAnsi="宋体" w:cs="Arial"/>
        </w:rPr>
        <w:t>：</w:t>
      </w:r>
    </w:p>
    <w:p w14:paraId="3A804B6E" w14:textId="77777777" w:rsidR="004A2690" w:rsidRPr="003D017A" w:rsidRDefault="004A2690" w:rsidP="004A2690">
      <w:pPr>
        <w:snapToGrid w:val="0"/>
        <w:spacing w:line="240" w:lineRule="auto"/>
        <w:rPr>
          <w:rFonts w:ascii="Arial" w:hAnsi="Arial" w:cs="Arial"/>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Change w:id="115" w:author="yanghaiping" w:date="2011-09-25T21:45:00Z">
          <w:tblPr>
            <w:tblStyle w:val="a6"/>
            <w:tblW w:w="5001" w:type="pct"/>
            <w:tblLook w:val="01E0" w:firstRow="1" w:lastRow="1" w:firstColumn="1" w:lastColumn="1" w:noHBand="0" w:noVBand="0"/>
          </w:tblPr>
        </w:tblPrChange>
      </w:tblPr>
      <w:tblGrid>
        <w:gridCol w:w="2039"/>
        <w:gridCol w:w="6485"/>
        <w:tblGridChange w:id="116">
          <w:tblGrid>
            <w:gridCol w:w="2039"/>
            <w:gridCol w:w="6485"/>
          </w:tblGrid>
        </w:tblGridChange>
      </w:tblGrid>
      <w:tr w:rsidR="0000547E" w:rsidRPr="003D017A" w14:paraId="2B30443A" w14:textId="77777777" w:rsidTr="004B2A8D">
        <w:tc>
          <w:tcPr>
            <w:tcW w:w="1196" w:type="pct"/>
            <w:tcPrChange w:id="117" w:author="yanghaiping" w:date="2011-09-25T21:45:00Z">
              <w:tcPr>
                <w:tcW w:w="1196" w:type="pct"/>
              </w:tcPr>
            </w:tcPrChange>
          </w:tcPr>
          <w:p w14:paraId="66DA7B2C" w14:textId="77777777" w:rsidR="0000547E" w:rsidRPr="004B2A8D" w:rsidRDefault="0000547E" w:rsidP="004B2A8D">
            <w:pPr>
              <w:snapToGrid w:val="0"/>
              <w:spacing w:line="240" w:lineRule="auto"/>
              <w:jc w:val="center"/>
              <w:rPr>
                <w:rFonts w:ascii="Arial" w:hAnsi="Arial" w:cs="Arial"/>
                <w:bCs/>
              </w:rPr>
            </w:pPr>
            <w:r w:rsidRPr="004B2A8D">
              <w:rPr>
                <w:rFonts w:ascii="Arial" w:hAnsi="宋体" w:cs="Arial"/>
                <w:bCs/>
              </w:rPr>
              <w:t>开户行</w:t>
            </w:r>
          </w:p>
        </w:tc>
        <w:tc>
          <w:tcPr>
            <w:tcW w:w="3804" w:type="pct"/>
            <w:tcPrChange w:id="118" w:author="yanghaiping" w:date="2011-09-25T21:45:00Z">
              <w:tcPr>
                <w:tcW w:w="3804" w:type="pct"/>
              </w:tcPr>
            </w:tcPrChange>
          </w:tcPr>
          <w:p w14:paraId="66B43A5F" w14:textId="77777777" w:rsidR="0000547E" w:rsidRPr="004B2A8D" w:rsidRDefault="0000547E" w:rsidP="00DE451D">
            <w:pPr>
              <w:pStyle w:val="a3"/>
              <w:rPr>
                <w:rFonts w:ascii="Arial" w:hAnsi="Arial" w:cs="Arial"/>
              </w:rPr>
            </w:pPr>
            <w:r w:rsidRPr="004B2A8D">
              <w:rPr>
                <w:rFonts w:ascii="Arial" w:hAnsi="Arial" w:cs="Arial" w:hint="eastAsia"/>
              </w:rPr>
              <w:t>深圳发展银行高新区支行</w:t>
            </w:r>
          </w:p>
        </w:tc>
      </w:tr>
      <w:tr w:rsidR="0000547E" w:rsidRPr="003D017A" w14:paraId="12B6E0DD" w14:textId="77777777" w:rsidTr="004B2A8D">
        <w:tc>
          <w:tcPr>
            <w:tcW w:w="1196" w:type="pct"/>
            <w:tcPrChange w:id="119" w:author="yanghaiping" w:date="2011-09-25T21:45:00Z">
              <w:tcPr>
                <w:tcW w:w="1196" w:type="pct"/>
              </w:tcPr>
            </w:tcPrChange>
          </w:tcPr>
          <w:p w14:paraId="75B62641" w14:textId="77777777" w:rsidR="0000547E" w:rsidRPr="004B2A8D" w:rsidRDefault="0000547E" w:rsidP="004B2A8D">
            <w:pPr>
              <w:snapToGrid w:val="0"/>
              <w:spacing w:line="240" w:lineRule="auto"/>
              <w:jc w:val="center"/>
              <w:rPr>
                <w:rFonts w:ascii="Arial" w:hAnsi="Arial" w:cs="Arial"/>
                <w:bCs/>
              </w:rPr>
            </w:pPr>
            <w:r w:rsidRPr="004B2A8D">
              <w:rPr>
                <w:rFonts w:ascii="Arial" w:hAnsi="宋体" w:cs="Arial"/>
                <w:bCs/>
              </w:rPr>
              <w:t>户名</w:t>
            </w:r>
          </w:p>
        </w:tc>
        <w:tc>
          <w:tcPr>
            <w:tcW w:w="3804" w:type="pct"/>
            <w:tcPrChange w:id="120" w:author="yanghaiping" w:date="2011-09-25T21:45:00Z">
              <w:tcPr>
                <w:tcW w:w="3804" w:type="pct"/>
              </w:tcPr>
            </w:tcPrChange>
          </w:tcPr>
          <w:p w14:paraId="67E68CDD" w14:textId="77777777" w:rsidR="0000547E" w:rsidRPr="004B2A8D" w:rsidRDefault="0000547E" w:rsidP="00DE451D">
            <w:pPr>
              <w:pStyle w:val="a3"/>
              <w:rPr>
                <w:rFonts w:ascii="Arial" w:hAnsi="Arial" w:cs="Arial"/>
              </w:rPr>
            </w:pPr>
            <w:r w:rsidRPr="004B2A8D">
              <w:rPr>
                <w:rFonts w:ascii="Arial" w:hAnsi="Arial" w:cs="Arial" w:hint="eastAsia"/>
              </w:rPr>
              <w:t>深圳市中软资源技术服务有限公司</w:t>
            </w:r>
          </w:p>
        </w:tc>
      </w:tr>
      <w:tr w:rsidR="0000547E" w:rsidRPr="003D017A" w14:paraId="1085A2B3" w14:textId="77777777" w:rsidTr="004B2A8D">
        <w:tc>
          <w:tcPr>
            <w:tcW w:w="1196" w:type="pct"/>
            <w:tcPrChange w:id="121" w:author="yanghaiping" w:date="2011-09-25T21:45:00Z">
              <w:tcPr>
                <w:tcW w:w="1196" w:type="pct"/>
              </w:tcPr>
            </w:tcPrChange>
          </w:tcPr>
          <w:p w14:paraId="0CDD4B51" w14:textId="77777777" w:rsidR="0000547E" w:rsidRPr="004B2A8D" w:rsidRDefault="0000547E" w:rsidP="004B2A8D">
            <w:pPr>
              <w:snapToGrid w:val="0"/>
              <w:spacing w:line="240" w:lineRule="auto"/>
              <w:jc w:val="center"/>
              <w:rPr>
                <w:rFonts w:ascii="Arial" w:hAnsi="Arial" w:cs="Arial"/>
                <w:bCs/>
              </w:rPr>
            </w:pPr>
            <w:proofErr w:type="gramStart"/>
            <w:r w:rsidRPr="004B2A8D">
              <w:rPr>
                <w:rFonts w:ascii="Arial" w:hAnsi="宋体" w:cs="Arial"/>
                <w:bCs/>
              </w:rPr>
              <w:t>帐号</w:t>
            </w:r>
            <w:proofErr w:type="gramEnd"/>
          </w:p>
        </w:tc>
        <w:tc>
          <w:tcPr>
            <w:tcW w:w="3804" w:type="pct"/>
            <w:tcPrChange w:id="122" w:author="yanghaiping" w:date="2011-09-25T21:45:00Z">
              <w:tcPr>
                <w:tcW w:w="3804" w:type="pct"/>
              </w:tcPr>
            </w:tcPrChange>
          </w:tcPr>
          <w:p w14:paraId="209F0B6A" w14:textId="77777777" w:rsidR="0000547E" w:rsidRPr="004B2A8D" w:rsidRDefault="0000547E" w:rsidP="00DE451D">
            <w:pPr>
              <w:pStyle w:val="a3"/>
              <w:rPr>
                <w:rFonts w:ascii="Arial" w:hAnsi="Arial" w:cs="Arial"/>
              </w:rPr>
            </w:pPr>
            <w:r w:rsidRPr="004B2A8D">
              <w:rPr>
                <w:rFonts w:ascii="Arial" w:hAnsi="Arial" w:cs="Arial" w:hint="eastAsia"/>
              </w:rPr>
              <w:t>11005064138402</w:t>
            </w:r>
          </w:p>
        </w:tc>
      </w:tr>
    </w:tbl>
    <w:p w14:paraId="71BF618D" w14:textId="77777777" w:rsidR="00CD6089" w:rsidRPr="003D017A" w:rsidRDefault="00CD6089" w:rsidP="00C55274">
      <w:pPr>
        <w:snapToGrid w:val="0"/>
        <w:spacing w:line="240" w:lineRule="auto"/>
        <w:rPr>
          <w:rFonts w:ascii="Arial" w:hAnsi="Arial" w:cs="Arial"/>
          <w:b/>
          <w:bCs/>
        </w:rPr>
      </w:pPr>
    </w:p>
    <w:p w14:paraId="560E44B9" w14:textId="77777777" w:rsidR="00CD6089" w:rsidRPr="003D017A" w:rsidRDefault="009B09F2" w:rsidP="009B09F2">
      <w:pPr>
        <w:snapToGrid w:val="0"/>
        <w:spacing w:line="240" w:lineRule="auto"/>
        <w:rPr>
          <w:rFonts w:ascii="Arial" w:hAnsi="Arial" w:cs="Arial"/>
          <w:bCs/>
        </w:rPr>
      </w:pPr>
      <w:r w:rsidRPr="003D017A">
        <w:rPr>
          <w:rFonts w:ascii="Arial" w:hAnsi="Arial" w:cs="Arial" w:hint="eastAsia"/>
          <w:b/>
        </w:rPr>
        <w:t>6</w:t>
      </w:r>
      <w:r w:rsidRPr="003D017A">
        <w:rPr>
          <w:rFonts w:ascii="Arial" w:hAnsi="Arial" w:cs="Arial"/>
          <w:b/>
        </w:rPr>
        <w:t>.</w:t>
      </w:r>
      <w:r w:rsidRPr="003D017A">
        <w:rPr>
          <w:rFonts w:ascii="Arial" w:hAnsi="Arial" w:cs="Arial" w:hint="eastAsia"/>
          <w:b/>
        </w:rPr>
        <w:t xml:space="preserve">4 </w:t>
      </w:r>
      <w:r w:rsidR="00CD6089" w:rsidRPr="003D017A">
        <w:rPr>
          <w:rFonts w:ascii="Arial" w:hAnsi="Arial" w:cs="Arial" w:hint="eastAsia"/>
          <w:bCs/>
        </w:rPr>
        <w:t>乙方按照甲方的要求进行的异地开发、调试、维护、培训等活动所发生的差旅费用，将按照甲方关于合作员工出差的有关规定执行，差旅费报销标准同甲方普通员工。乙方应在出差结束后一个月内，将差旅费原始票据和费用报销单提交给甲方审核，在甲方审核通过后，乙方按实际发生差旅费除以</w:t>
      </w:r>
      <w:r w:rsidR="00210EA0" w:rsidRPr="003D017A">
        <w:rPr>
          <w:rFonts w:ascii="Arial" w:hAnsi="Arial" w:cs="Arial" w:hint="eastAsia"/>
          <w:bCs/>
        </w:rPr>
        <w:t>0.9</w:t>
      </w:r>
      <w:r w:rsidR="00CD6089" w:rsidRPr="003D017A">
        <w:rPr>
          <w:rFonts w:ascii="Arial" w:hAnsi="Arial" w:cs="Arial" w:hint="eastAsia"/>
          <w:bCs/>
        </w:rPr>
        <w:t>所得的金额向甲方开具合法有效的发票，甲方在收到发票后</w:t>
      </w:r>
      <w:r w:rsidR="00CD6089" w:rsidRPr="003D017A">
        <w:rPr>
          <w:rFonts w:ascii="Arial" w:hAnsi="Arial" w:cs="Arial" w:hint="eastAsia"/>
          <w:bCs/>
        </w:rPr>
        <w:lastRenderedPageBreak/>
        <w:t>30</w:t>
      </w:r>
      <w:r w:rsidR="00CD6089" w:rsidRPr="003D017A">
        <w:rPr>
          <w:rFonts w:ascii="Arial" w:hAnsi="Arial" w:cs="Arial" w:hint="eastAsia"/>
          <w:bCs/>
        </w:rPr>
        <w:t>日内通过银行</w:t>
      </w:r>
      <w:proofErr w:type="gramStart"/>
      <w:r w:rsidR="00CD6089" w:rsidRPr="003D017A">
        <w:rPr>
          <w:rFonts w:ascii="Arial" w:hAnsi="Arial" w:cs="Arial" w:hint="eastAsia"/>
          <w:bCs/>
        </w:rPr>
        <w:t>转帐</w:t>
      </w:r>
      <w:proofErr w:type="gramEnd"/>
      <w:r w:rsidR="00CD6089" w:rsidRPr="003D017A">
        <w:rPr>
          <w:rFonts w:ascii="Arial" w:hAnsi="Arial" w:cs="Arial" w:hint="eastAsia"/>
          <w:bCs/>
        </w:rPr>
        <w:t>方式向乙方支付此笔费用。</w:t>
      </w:r>
      <w:ins w:id="123" w:author="yanghaiping" w:date="2011-09-25T21:45:00Z">
        <w:r w:rsidR="00A556C8">
          <w:rPr>
            <w:rFonts w:ascii="Arial" w:hAnsi="Arial" w:cs="Arial" w:hint="eastAsia"/>
            <w:bCs/>
          </w:rPr>
          <w:t>（是按原始单据金额报销还是按乙方向甲方开具的发票金额</w:t>
        </w:r>
        <w:commentRangeStart w:id="124"/>
        <w:r w:rsidR="00A556C8">
          <w:rPr>
            <w:rFonts w:ascii="Arial" w:hAnsi="Arial" w:cs="Arial" w:hint="eastAsia"/>
            <w:bCs/>
          </w:rPr>
          <w:t>报销</w:t>
        </w:r>
      </w:ins>
      <w:commentRangeEnd w:id="124"/>
      <w:r w:rsidR="001E6C67">
        <w:rPr>
          <w:rStyle w:val="a8"/>
        </w:rPr>
        <w:commentReference w:id="124"/>
      </w:r>
      <w:ins w:id="125" w:author="yanghaiping" w:date="2011-09-25T21:45:00Z">
        <w:r w:rsidR="0051077C">
          <w:rPr>
            <w:rFonts w:ascii="Arial" w:hAnsi="Arial" w:cs="Arial" w:hint="eastAsia"/>
            <w:bCs/>
          </w:rPr>
          <w:t>？</w:t>
        </w:r>
        <w:r w:rsidR="00A556C8">
          <w:rPr>
            <w:rFonts w:ascii="Arial" w:hAnsi="Arial" w:cs="Arial" w:hint="eastAsia"/>
            <w:bCs/>
          </w:rPr>
          <w:t>）</w:t>
        </w:r>
      </w:ins>
    </w:p>
    <w:p w14:paraId="7C6F59A0" w14:textId="77777777" w:rsidR="00754891" w:rsidRPr="003D017A" w:rsidRDefault="00754891" w:rsidP="007C0F0E">
      <w:pPr>
        <w:snapToGrid w:val="0"/>
        <w:spacing w:line="240" w:lineRule="auto"/>
        <w:rPr>
          <w:rFonts w:ascii="Arial" w:hAnsi="Arial" w:cs="Arial"/>
          <w:bCs/>
        </w:rPr>
      </w:pPr>
    </w:p>
    <w:p w14:paraId="56CE48F5" w14:textId="77777777" w:rsidR="00795039" w:rsidRPr="003D017A" w:rsidRDefault="009B09F2" w:rsidP="00A00CBE">
      <w:pPr>
        <w:snapToGrid w:val="0"/>
        <w:spacing w:line="240" w:lineRule="auto"/>
        <w:outlineLvl w:val="0"/>
        <w:rPr>
          <w:rFonts w:ascii="Arial" w:hAnsi="Arial" w:cs="Arial"/>
          <w:b/>
          <w:bCs/>
        </w:rPr>
      </w:pPr>
      <w:r w:rsidRPr="003D017A">
        <w:rPr>
          <w:rFonts w:ascii="Arial" w:hAnsi="Arial" w:cs="Arial" w:hint="eastAsia"/>
          <w:b/>
          <w:bCs/>
        </w:rPr>
        <w:t xml:space="preserve">7 </w:t>
      </w:r>
      <w:r w:rsidR="00795039" w:rsidRPr="003D017A">
        <w:rPr>
          <w:rFonts w:ascii="Arial" w:hAnsi="宋体" w:cs="Arial"/>
          <w:b/>
          <w:bCs/>
        </w:rPr>
        <w:t>知识产权归属</w:t>
      </w:r>
    </w:p>
    <w:p w14:paraId="42D1C62E" w14:textId="77777777" w:rsidR="00795039" w:rsidRPr="003D017A" w:rsidRDefault="00795039" w:rsidP="00795039">
      <w:pPr>
        <w:snapToGrid w:val="0"/>
        <w:spacing w:line="240" w:lineRule="auto"/>
        <w:rPr>
          <w:rFonts w:ascii="Arial" w:hAnsi="Arial" w:cs="Arial"/>
          <w:b/>
          <w:bCs/>
        </w:rPr>
      </w:pPr>
    </w:p>
    <w:p w14:paraId="04ACB120" w14:textId="77777777" w:rsidR="00795039" w:rsidRPr="003D017A" w:rsidRDefault="009B09F2" w:rsidP="00417BE3">
      <w:pPr>
        <w:snapToGrid w:val="0"/>
        <w:spacing w:line="240" w:lineRule="auto"/>
        <w:ind w:leftChars="1" w:left="519" w:hangingChars="245" w:hanging="517"/>
        <w:rPr>
          <w:rFonts w:ascii="Arial" w:hAnsi="Arial" w:cs="Arial"/>
        </w:rPr>
      </w:pPr>
      <w:r w:rsidRPr="003D017A">
        <w:rPr>
          <w:rFonts w:ascii="Arial" w:hAnsi="Arial" w:cs="Arial" w:hint="eastAsia"/>
          <w:b/>
        </w:rPr>
        <w:t>7</w:t>
      </w:r>
      <w:r w:rsidR="00795039" w:rsidRPr="003D017A">
        <w:rPr>
          <w:rFonts w:ascii="Arial" w:hAnsi="Arial" w:cs="Arial"/>
          <w:b/>
        </w:rPr>
        <w:t>.1</w:t>
      </w:r>
      <w:r w:rsidR="001A0E51" w:rsidRPr="003D017A">
        <w:rPr>
          <w:rFonts w:ascii="Arial" w:hAnsi="Arial" w:cs="Arial" w:hint="eastAsia"/>
          <w:b/>
        </w:rPr>
        <w:t xml:space="preserve">  </w:t>
      </w:r>
      <w:r w:rsidR="00795039" w:rsidRPr="003D017A">
        <w:rPr>
          <w:rFonts w:ascii="Arial" w:hAnsi="宋体" w:cs="Arial"/>
        </w:rPr>
        <w:t>本合同下乙方向甲方提交的开发成果及阶段性成果的全部知识产权，包括但不限于申请专利的权利、专利申请权、专利权、商标权、版权、商业秘密均归甲方所有。</w:t>
      </w:r>
    </w:p>
    <w:p w14:paraId="7013C701" w14:textId="77777777" w:rsidR="00795039" w:rsidRPr="003D017A" w:rsidRDefault="00795039" w:rsidP="00795039">
      <w:pPr>
        <w:snapToGrid w:val="0"/>
        <w:spacing w:line="240" w:lineRule="auto"/>
        <w:rPr>
          <w:rFonts w:ascii="Arial" w:hAnsi="Arial" w:cs="Arial"/>
        </w:rPr>
      </w:pPr>
    </w:p>
    <w:p w14:paraId="41C65BE9" w14:textId="77777777" w:rsidR="00795039" w:rsidRPr="003D017A" w:rsidRDefault="009B09F2" w:rsidP="00417BE3">
      <w:pPr>
        <w:snapToGrid w:val="0"/>
        <w:spacing w:line="240" w:lineRule="auto"/>
        <w:ind w:left="517" w:hangingChars="245" w:hanging="517"/>
        <w:rPr>
          <w:rFonts w:ascii="Arial" w:hAnsi="Arial" w:cs="Arial"/>
        </w:rPr>
      </w:pPr>
      <w:r w:rsidRPr="003D017A">
        <w:rPr>
          <w:rFonts w:ascii="Arial" w:hAnsi="Arial" w:cs="Arial" w:hint="eastAsia"/>
          <w:b/>
        </w:rPr>
        <w:t>7</w:t>
      </w:r>
      <w:r w:rsidR="00795039" w:rsidRPr="003D017A">
        <w:rPr>
          <w:rFonts w:ascii="Arial" w:hAnsi="Arial" w:cs="Arial"/>
          <w:b/>
        </w:rPr>
        <w:t xml:space="preserve">.2  </w:t>
      </w:r>
      <w:proofErr w:type="gramStart"/>
      <w:r w:rsidR="00795039" w:rsidRPr="003D017A">
        <w:rPr>
          <w:rFonts w:ascii="Arial" w:hAnsi="宋体" w:cs="Arial"/>
        </w:rPr>
        <w:t>乙方仅能为</w:t>
      </w:r>
      <w:proofErr w:type="gramEnd"/>
      <w:r w:rsidR="00795039" w:rsidRPr="003D017A">
        <w:rPr>
          <w:rFonts w:ascii="Arial" w:hAnsi="宋体" w:cs="Arial"/>
        </w:rPr>
        <w:t>履行第</w:t>
      </w:r>
      <w:r w:rsidR="001A0E51" w:rsidRPr="003D017A">
        <w:rPr>
          <w:rFonts w:ascii="Arial" w:hAnsi="Arial" w:cs="Arial" w:hint="eastAsia"/>
        </w:rPr>
        <w:t>6</w:t>
      </w:r>
      <w:r w:rsidR="00795039" w:rsidRPr="003D017A">
        <w:rPr>
          <w:rFonts w:ascii="Arial" w:hAnsi="宋体" w:cs="Arial"/>
        </w:rPr>
        <w:t>条所述义务的目的保留一份开发成果及阶段性成果的拷贝。乙方不得以任何形式对开发成果及阶段性成果或其任何部分进行使用、修改和二次开发，亦不得以任何形式向任何第三方披露开发成果及阶段性成果或其任何部分，包括但不限于发表文章、自行申请专利或授意他人申请专利。</w:t>
      </w:r>
    </w:p>
    <w:p w14:paraId="71C0DEB8" w14:textId="77777777" w:rsidR="00795039" w:rsidRPr="003D017A" w:rsidRDefault="00795039" w:rsidP="00795039">
      <w:pPr>
        <w:snapToGrid w:val="0"/>
        <w:spacing w:line="240" w:lineRule="auto"/>
        <w:rPr>
          <w:rFonts w:ascii="Arial" w:hAnsi="Arial" w:cs="Arial"/>
        </w:rPr>
      </w:pPr>
    </w:p>
    <w:p w14:paraId="0F2D3A53" w14:textId="0A05DB0B" w:rsidR="00795039" w:rsidRPr="003D017A" w:rsidRDefault="009B09F2" w:rsidP="00417BE3">
      <w:pPr>
        <w:snapToGrid w:val="0"/>
        <w:spacing w:line="240" w:lineRule="auto"/>
        <w:ind w:left="517" w:hangingChars="245" w:hanging="517"/>
        <w:rPr>
          <w:rFonts w:ascii="Arial" w:hAnsi="Arial" w:cs="Arial"/>
        </w:rPr>
      </w:pPr>
      <w:r w:rsidRPr="003D017A">
        <w:rPr>
          <w:rFonts w:ascii="Arial" w:hAnsi="Arial" w:cs="Arial" w:hint="eastAsia"/>
          <w:b/>
        </w:rPr>
        <w:t>7</w:t>
      </w:r>
      <w:r w:rsidR="00795039" w:rsidRPr="003D017A">
        <w:rPr>
          <w:rFonts w:ascii="Arial" w:hAnsi="Arial" w:cs="Arial"/>
          <w:b/>
        </w:rPr>
        <w:t>.3</w:t>
      </w:r>
      <w:r w:rsidR="00E67A97" w:rsidRPr="003D017A">
        <w:rPr>
          <w:rFonts w:ascii="Arial" w:hAnsi="Arial" w:cs="Arial" w:hint="eastAsia"/>
          <w:b/>
        </w:rPr>
        <w:t xml:space="preserve">  </w:t>
      </w:r>
      <w:r w:rsidR="00795039" w:rsidRPr="003D017A">
        <w:rPr>
          <w:rFonts w:ascii="Arial" w:hAnsi="宋体" w:cs="Arial"/>
        </w:rPr>
        <w:t>违反本条款约定的，违约方应当向对方支付</w:t>
      </w:r>
      <w:del w:id="126" w:author="yanghaiping" w:date="2011-09-25T21:45:00Z">
        <w:r w:rsidR="00795039" w:rsidRPr="003D017A">
          <w:rPr>
            <w:rFonts w:ascii="Arial" w:hAnsi="宋体" w:cs="Arial"/>
          </w:rPr>
          <w:delText>两倍于</w:delText>
        </w:r>
      </w:del>
      <w:r w:rsidR="00795039" w:rsidRPr="003D017A">
        <w:rPr>
          <w:rFonts w:ascii="Arial" w:hAnsi="宋体" w:cs="Arial"/>
        </w:rPr>
        <w:t>合同总金额的</w:t>
      </w:r>
      <w:ins w:id="127" w:author="yanghaiping" w:date="2011-09-25T21:45:00Z">
        <w:r w:rsidR="00A26775">
          <w:rPr>
            <w:rFonts w:ascii="Arial" w:hAnsi="宋体" w:cs="Arial" w:hint="eastAsia"/>
          </w:rPr>
          <w:t>两倍作为</w:t>
        </w:r>
      </w:ins>
      <w:r w:rsidR="00795039" w:rsidRPr="003D017A">
        <w:rPr>
          <w:rFonts w:ascii="Arial" w:hAnsi="宋体" w:cs="Arial"/>
        </w:rPr>
        <w:t>违约金，并向对方赔偿由此给对方造成的全部损失。</w:t>
      </w:r>
    </w:p>
    <w:p w14:paraId="552330D5" w14:textId="77777777" w:rsidR="00795039" w:rsidRPr="003D017A" w:rsidRDefault="00795039" w:rsidP="00795039">
      <w:pPr>
        <w:snapToGrid w:val="0"/>
        <w:spacing w:line="240" w:lineRule="auto"/>
        <w:rPr>
          <w:rFonts w:ascii="Arial" w:hAnsi="Arial" w:cs="Arial"/>
        </w:rPr>
      </w:pPr>
    </w:p>
    <w:p w14:paraId="42153B70" w14:textId="77777777" w:rsidR="002621D4" w:rsidRPr="003D017A" w:rsidRDefault="009B09F2" w:rsidP="00020E81">
      <w:pPr>
        <w:snapToGrid w:val="0"/>
        <w:spacing w:line="240" w:lineRule="auto"/>
        <w:rPr>
          <w:rFonts w:ascii="Arial" w:hAnsi="Arial" w:cs="Arial"/>
        </w:rPr>
      </w:pPr>
      <w:r w:rsidRPr="003D017A">
        <w:rPr>
          <w:rFonts w:ascii="Arial" w:hAnsi="Arial" w:cs="Arial" w:hint="eastAsia"/>
          <w:b/>
        </w:rPr>
        <w:t>8</w:t>
      </w:r>
      <w:r w:rsidRPr="003D017A">
        <w:rPr>
          <w:rFonts w:ascii="Arial" w:hAnsi="宋体" w:cs="Arial" w:hint="eastAsia"/>
          <w:b/>
        </w:rPr>
        <w:t xml:space="preserve"> </w:t>
      </w:r>
      <w:r w:rsidR="002621D4" w:rsidRPr="003D017A">
        <w:rPr>
          <w:rFonts w:ascii="Arial" w:hAnsi="宋体" w:cs="Arial" w:hint="eastAsia"/>
          <w:b/>
        </w:rPr>
        <w:t>继续有效</w:t>
      </w:r>
    </w:p>
    <w:p w14:paraId="43960C48" w14:textId="77777777" w:rsidR="002621D4" w:rsidRPr="003D017A" w:rsidRDefault="002621D4" w:rsidP="00020E81">
      <w:pPr>
        <w:snapToGrid w:val="0"/>
        <w:spacing w:line="240" w:lineRule="auto"/>
        <w:rPr>
          <w:rFonts w:ascii="Arial" w:hAnsi="Arial" w:cs="Arial"/>
        </w:rPr>
      </w:pPr>
    </w:p>
    <w:p w14:paraId="6E6202C4" w14:textId="77777777" w:rsidR="00020E81" w:rsidRPr="003D017A" w:rsidRDefault="00020E81" w:rsidP="00417BE3">
      <w:pPr>
        <w:snapToGrid w:val="0"/>
        <w:spacing w:line="240" w:lineRule="auto"/>
        <w:ind w:firstLineChars="150" w:firstLine="315"/>
        <w:rPr>
          <w:rFonts w:ascii="Arial" w:hAnsi="Arial" w:cs="Arial"/>
        </w:rPr>
      </w:pPr>
      <w:r w:rsidRPr="003D017A">
        <w:rPr>
          <w:rFonts w:ascii="Arial" w:hAnsi="宋体" w:cs="Arial"/>
        </w:rPr>
        <w:t>本合同终止后，第</w:t>
      </w:r>
      <w:r w:rsidR="00E67A97" w:rsidRPr="003D017A">
        <w:rPr>
          <w:rFonts w:ascii="Arial" w:hAnsi="宋体" w:cs="Arial"/>
        </w:rPr>
        <w:t>6</w:t>
      </w:r>
      <w:r w:rsidR="00E67A97" w:rsidRPr="003D017A">
        <w:rPr>
          <w:rFonts w:ascii="Arial" w:hAnsi="宋体" w:cs="Arial" w:hint="eastAsia"/>
        </w:rPr>
        <w:t>、</w:t>
      </w:r>
      <w:r w:rsidR="00E67A97" w:rsidRPr="003D017A">
        <w:rPr>
          <w:rFonts w:ascii="Arial" w:hAnsi="宋体" w:cs="Arial"/>
        </w:rPr>
        <w:t>7</w:t>
      </w:r>
      <w:r w:rsidR="00E67A97" w:rsidRPr="003D017A">
        <w:rPr>
          <w:rFonts w:ascii="Arial" w:hAnsi="宋体" w:cs="Arial" w:hint="eastAsia"/>
        </w:rPr>
        <w:t>、</w:t>
      </w:r>
      <w:r w:rsidR="00E67A97" w:rsidRPr="003D017A">
        <w:rPr>
          <w:rFonts w:ascii="Arial" w:hAnsi="宋体" w:cs="Arial"/>
        </w:rPr>
        <w:t>8</w:t>
      </w:r>
      <w:r w:rsidR="00E67A97" w:rsidRPr="003D017A">
        <w:rPr>
          <w:rFonts w:ascii="Arial" w:hAnsi="宋体" w:cs="Arial" w:hint="eastAsia"/>
        </w:rPr>
        <w:t>、</w:t>
      </w:r>
      <w:r w:rsidR="00E67A97" w:rsidRPr="003D017A">
        <w:rPr>
          <w:rFonts w:ascii="Arial" w:hAnsi="宋体" w:cs="Arial"/>
        </w:rPr>
        <w:t xml:space="preserve"> 9 </w:t>
      </w:r>
      <w:r w:rsidR="00E67A97" w:rsidRPr="003D017A">
        <w:rPr>
          <w:rFonts w:ascii="Arial" w:hAnsi="宋体" w:cs="Arial" w:hint="eastAsia"/>
        </w:rPr>
        <w:t>、</w:t>
      </w:r>
      <w:r w:rsidR="00E67A97" w:rsidRPr="003D017A">
        <w:rPr>
          <w:rFonts w:ascii="Arial" w:hAnsi="宋体" w:cs="Arial"/>
        </w:rPr>
        <w:t>11</w:t>
      </w:r>
      <w:r w:rsidR="00E67A97" w:rsidRPr="003D017A">
        <w:rPr>
          <w:rFonts w:ascii="Arial" w:hAnsi="宋体" w:cs="Arial" w:hint="eastAsia"/>
        </w:rPr>
        <w:t>、</w:t>
      </w:r>
      <w:r w:rsidR="00E67A97" w:rsidRPr="003D017A">
        <w:rPr>
          <w:rFonts w:ascii="Arial" w:hAnsi="宋体" w:cs="Arial"/>
        </w:rPr>
        <w:t>12</w:t>
      </w:r>
      <w:r w:rsidR="00E67A97" w:rsidRPr="003D017A">
        <w:rPr>
          <w:rFonts w:ascii="Arial" w:hAnsi="宋体" w:cs="Arial" w:hint="eastAsia"/>
        </w:rPr>
        <w:t>、</w:t>
      </w:r>
      <w:r w:rsidR="00E67A97" w:rsidRPr="003D017A">
        <w:rPr>
          <w:rFonts w:ascii="Arial" w:hAnsi="宋体" w:cs="Arial"/>
        </w:rPr>
        <w:t>13</w:t>
      </w:r>
      <w:r w:rsidR="00E67A97" w:rsidRPr="003D017A">
        <w:rPr>
          <w:rFonts w:ascii="Arial" w:hAnsi="宋体" w:cs="Arial" w:hint="eastAsia"/>
        </w:rPr>
        <w:t>、和</w:t>
      </w:r>
      <w:r w:rsidR="00E67A97" w:rsidRPr="003D017A">
        <w:rPr>
          <w:rFonts w:ascii="Arial" w:hAnsi="宋体" w:cs="Arial"/>
        </w:rPr>
        <w:t>14</w:t>
      </w:r>
      <w:r w:rsidRPr="003D017A">
        <w:rPr>
          <w:rFonts w:ascii="Arial" w:hAnsi="宋体" w:cs="Arial"/>
        </w:rPr>
        <w:t>条应继续有效。</w:t>
      </w:r>
    </w:p>
    <w:p w14:paraId="41110686" w14:textId="77777777" w:rsidR="00020E81" w:rsidRPr="003D017A" w:rsidRDefault="00020E81" w:rsidP="00020E81">
      <w:pPr>
        <w:snapToGrid w:val="0"/>
        <w:spacing w:line="240" w:lineRule="auto"/>
        <w:rPr>
          <w:rFonts w:ascii="Arial" w:hAnsi="Arial" w:cs="Arial"/>
        </w:rPr>
      </w:pPr>
    </w:p>
    <w:p w14:paraId="45341D1E" w14:textId="77777777" w:rsidR="00020E81" w:rsidRPr="003D017A" w:rsidRDefault="00020E81" w:rsidP="00BB47FC">
      <w:pPr>
        <w:jc w:val="center"/>
        <w:rPr>
          <w:rFonts w:ascii="Arial" w:hAnsi="Arial" w:cs="Arial"/>
          <w:b/>
          <w:sz w:val="24"/>
        </w:rPr>
      </w:pPr>
    </w:p>
    <w:p w14:paraId="7B4DEAF3" w14:textId="77777777" w:rsidR="00BB47FC" w:rsidRPr="003D017A" w:rsidRDefault="00BB47FC" w:rsidP="00BB47FC">
      <w:pPr>
        <w:jc w:val="center"/>
        <w:rPr>
          <w:rFonts w:ascii="Arial" w:hAnsi="Arial" w:cs="Arial"/>
          <w:b/>
          <w:sz w:val="24"/>
        </w:rPr>
      </w:pPr>
      <w:r w:rsidRPr="003D017A">
        <w:rPr>
          <w:rFonts w:ascii="Arial" w:hAnsi="Arial" w:cs="Arial"/>
          <w:b/>
          <w:sz w:val="24"/>
        </w:rPr>
        <w:t>第二部分：一般法律条款</w:t>
      </w:r>
    </w:p>
    <w:p w14:paraId="773B716C" w14:textId="77777777" w:rsidR="00BB47FC" w:rsidRPr="003D017A" w:rsidRDefault="00BB47FC" w:rsidP="00795039">
      <w:pPr>
        <w:snapToGrid w:val="0"/>
        <w:spacing w:line="240" w:lineRule="auto"/>
        <w:rPr>
          <w:rFonts w:ascii="Arial" w:hAnsi="Arial" w:cs="Arial"/>
        </w:rPr>
      </w:pPr>
    </w:p>
    <w:p w14:paraId="3E7B33E5" w14:textId="77777777" w:rsidR="007C0F0E" w:rsidRPr="003D017A" w:rsidRDefault="009B09F2" w:rsidP="00A00CBE">
      <w:pPr>
        <w:snapToGrid w:val="0"/>
        <w:spacing w:line="240" w:lineRule="auto"/>
        <w:ind w:left="2"/>
        <w:outlineLvl w:val="0"/>
        <w:rPr>
          <w:rFonts w:ascii="Arial" w:hAnsi="Arial" w:cs="Arial"/>
          <w:b/>
          <w:bCs/>
        </w:rPr>
      </w:pPr>
      <w:r w:rsidRPr="003D017A">
        <w:rPr>
          <w:rFonts w:ascii="Arial" w:hAnsi="Arial" w:cs="Arial" w:hint="eastAsia"/>
          <w:b/>
          <w:bCs/>
        </w:rPr>
        <w:t xml:space="preserve">9 </w:t>
      </w:r>
      <w:r w:rsidR="007C0F0E" w:rsidRPr="003D017A">
        <w:rPr>
          <w:rFonts w:ascii="Arial" w:hAnsi="宋体" w:cs="Arial"/>
          <w:b/>
          <w:bCs/>
        </w:rPr>
        <w:t>保密</w:t>
      </w:r>
    </w:p>
    <w:p w14:paraId="1782B52E" w14:textId="77777777" w:rsidR="007C0F0E" w:rsidRPr="003D017A" w:rsidRDefault="007C0F0E" w:rsidP="007C0F0E">
      <w:pPr>
        <w:snapToGrid w:val="0"/>
        <w:spacing w:line="240" w:lineRule="auto"/>
        <w:rPr>
          <w:rFonts w:ascii="Arial" w:hAnsi="Arial" w:cs="Arial"/>
        </w:rPr>
      </w:pPr>
    </w:p>
    <w:p w14:paraId="0C6D6926" w14:textId="77777777" w:rsidR="007C0F0E" w:rsidRPr="003D017A" w:rsidRDefault="009B09F2" w:rsidP="007C0F0E">
      <w:pPr>
        <w:snapToGrid w:val="0"/>
        <w:spacing w:line="240" w:lineRule="auto"/>
        <w:ind w:left="2"/>
        <w:rPr>
          <w:rFonts w:ascii="Arial" w:hAnsi="Arial" w:cs="Arial"/>
        </w:rPr>
      </w:pPr>
      <w:r w:rsidRPr="003D017A">
        <w:rPr>
          <w:rFonts w:ascii="Arial" w:hAnsi="Arial" w:cs="Arial" w:hint="eastAsia"/>
          <w:b/>
        </w:rPr>
        <w:t>9</w:t>
      </w:r>
      <w:r w:rsidR="007C0F0E" w:rsidRPr="003D017A">
        <w:rPr>
          <w:rFonts w:ascii="Arial" w:hAnsi="Arial" w:cs="Arial"/>
          <w:b/>
        </w:rPr>
        <w:t>.1</w:t>
      </w:r>
      <w:r w:rsidRPr="003D017A">
        <w:rPr>
          <w:rFonts w:ascii="Arial" w:hAnsi="Arial" w:cs="Arial" w:hint="eastAsia"/>
          <w:b/>
        </w:rPr>
        <w:t xml:space="preserve"> </w:t>
      </w:r>
      <w:r w:rsidR="007C0F0E" w:rsidRPr="003D017A">
        <w:rPr>
          <w:rFonts w:ascii="Arial" w:hAnsi="宋体" w:cs="Arial"/>
        </w:rPr>
        <w:t>双方应切实遵守保密协议中约定的保密义务。</w:t>
      </w:r>
    </w:p>
    <w:p w14:paraId="5C679C90" w14:textId="77777777" w:rsidR="001A04E5" w:rsidRPr="003D017A" w:rsidRDefault="001A04E5" w:rsidP="007C0F0E">
      <w:pPr>
        <w:snapToGrid w:val="0"/>
        <w:spacing w:line="240" w:lineRule="auto"/>
        <w:ind w:left="2"/>
        <w:rPr>
          <w:rFonts w:ascii="Arial" w:hAnsi="Arial" w:cs="Arial"/>
        </w:rPr>
      </w:pPr>
    </w:p>
    <w:p w14:paraId="0DEE1E47" w14:textId="77777777" w:rsidR="001A04E5" w:rsidRPr="003D017A" w:rsidRDefault="009B09F2" w:rsidP="00417BE3">
      <w:pPr>
        <w:snapToGrid w:val="0"/>
        <w:spacing w:line="240" w:lineRule="auto"/>
        <w:ind w:leftChars="1" w:left="622" w:hangingChars="294" w:hanging="620"/>
        <w:rPr>
          <w:rFonts w:ascii="Arial" w:hAnsi="Arial" w:cs="Arial"/>
        </w:rPr>
      </w:pPr>
      <w:r w:rsidRPr="003D017A">
        <w:rPr>
          <w:rFonts w:ascii="Arial" w:hAnsi="Arial" w:cs="Arial" w:hint="eastAsia"/>
          <w:b/>
        </w:rPr>
        <w:t>9</w:t>
      </w:r>
      <w:r w:rsidR="001A04E5" w:rsidRPr="003D017A">
        <w:rPr>
          <w:rFonts w:ascii="Arial" w:hAnsi="Arial" w:cs="Arial"/>
          <w:b/>
        </w:rPr>
        <w:t xml:space="preserve">.2  </w:t>
      </w:r>
      <w:r w:rsidR="001A04E5" w:rsidRPr="003D017A">
        <w:rPr>
          <w:rFonts w:ascii="Arial" w:hAnsi="宋体" w:cs="Arial"/>
        </w:rPr>
        <w:t>除非双方另有书面约定，任一方均不应向第三方披露或公开宣称如下事项：（</w:t>
      </w:r>
      <w:r w:rsidR="001A04E5" w:rsidRPr="003D017A">
        <w:rPr>
          <w:rFonts w:ascii="Arial" w:hAnsi="Arial" w:cs="Arial"/>
        </w:rPr>
        <w:t>1</w:t>
      </w:r>
      <w:r w:rsidR="001A04E5" w:rsidRPr="003D017A">
        <w:rPr>
          <w:rFonts w:ascii="Arial" w:hAnsi="宋体" w:cs="Arial"/>
        </w:rPr>
        <w:t>）双方正在或即将进行某种磋商</w:t>
      </w:r>
      <w:r w:rsidR="00ED0E12" w:rsidRPr="003D017A">
        <w:rPr>
          <w:rFonts w:ascii="Arial" w:hAnsi="宋体" w:cs="Arial"/>
        </w:rPr>
        <w:t>，</w:t>
      </w:r>
      <w:r w:rsidR="001A04E5" w:rsidRPr="003D017A">
        <w:rPr>
          <w:rFonts w:ascii="Arial" w:hAnsi="宋体" w:cs="Arial"/>
        </w:rPr>
        <w:t>或双方缔结某种合作关系的可能性；或（</w:t>
      </w:r>
      <w:r w:rsidR="001A04E5" w:rsidRPr="003D017A">
        <w:rPr>
          <w:rFonts w:ascii="Arial" w:hAnsi="Arial" w:cs="Arial"/>
        </w:rPr>
        <w:t>2</w:t>
      </w:r>
      <w:r w:rsidR="001A04E5" w:rsidRPr="003D017A">
        <w:rPr>
          <w:rFonts w:ascii="Arial" w:hAnsi="宋体" w:cs="Arial"/>
        </w:rPr>
        <w:t>）双方即将缔结、或已缔结、或已终止某种合作关系。</w:t>
      </w:r>
    </w:p>
    <w:p w14:paraId="030C34BB" w14:textId="77777777" w:rsidR="007C0F0E" w:rsidRPr="003D017A" w:rsidRDefault="007C0F0E" w:rsidP="007C0F0E">
      <w:pPr>
        <w:snapToGrid w:val="0"/>
        <w:spacing w:line="240" w:lineRule="auto"/>
        <w:rPr>
          <w:rFonts w:ascii="Arial" w:hAnsi="Arial" w:cs="Arial"/>
        </w:rPr>
      </w:pPr>
    </w:p>
    <w:p w14:paraId="064FA07C" w14:textId="77777777" w:rsidR="007C0F0E" w:rsidRPr="003D017A" w:rsidRDefault="009B09F2" w:rsidP="00417BE3">
      <w:pPr>
        <w:snapToGrid w:val="0"/>
        <w:spacing w:line="240" w:lineRule="auto"/>
        <w:ind w:left="620" w:hangingChars="294" w:hanging="620"/>
        <w:rPr>
          <w:rFonts w:ascii="Arial" w:hAnsi="Arial" w:cs="Arial"/>
        </w:rPr>
      </w:pPr>
      <w:r w:rsidRPr="003D017A">
        <w:rPr>
          <w:rFonts w:ascii="Arial" w:hAnsi="Arial" w:cs="Arial" w:hint="eastAsia"/>
          <w:b/>
        </w:rPr>
        <w:t>9</w:t>
      </w:r>
      <w:r w:rsidR="007C0F0E" w:rsidRPr="003D017A">
        <w:rPr>
          <w:rFonts w:ascii="Arial" w:hAnsi="Arial" w:cs="Arial"/>
          <w:b/>
        </w:rPr>
        <w:t>.</w:t>
      </w:r>
      <w:r w:rsidR="001A04E5" w:rsidRPr="003D017A">
        <w:rPr>
          <w:rFonts w:ascii="Arial" w:hAnsi="Arial" w:cs="Arial"/>
          <w:b/>
        </w:rPr>
        <w:t>3</w:t>
      </w:r>
      <w:r w:rsidRPr="003D017A">
        <w:rPr>
          <w:rFonts w:ascii="Arial" w:hAnsi="Arial" w:cs="Arial" w:hint="eastAsia"/>
          <w:b/>
        </w:rPr>
        <w:t xml:space="preserve">   </w:t>
      </w:r>
      <w:r w:rsidR="007C0F0E" w:rsidRPr="003D017A">
        <w:rPr>
          <w:rFonts w:ascii="Arial" w:hAnsi="宋体" w:cs="Arial"/>
        </w:rPr>
        <w:t>各方在讨论、订立及履行本合同过程中向另一方提供的全部技术和商业信息、本合同的内容、本合同的存在、开发成果及阶段性成果均应被视为保密协议中所述的保密信息（</w:t>
      </w:r>
      <w:r w:rsidR="00C1132B" w:rsidRPr="003D017A">
        <w:rPr>
          <w:rFonts w:ascii="Arial" w:hAnsi="Arial" w:cs="Arial" w:hint="eastAsia"/>
        </w:rPr>
        <w:t>“</w:t>
      </w:r>
      <w:r w:rsidR="007C0F0E" w:rsidRPr="003D017A">
        <w:rPr>
          <w:rFonts w:ascii="Arial" w:hAnsi="宋体" w:cs="Arial"/>
        </w:rPr>
        <w:t>保密信息</w:t>
      </w:r>
      <w:r w:rsidR="00C1132B" w:rsidRPr="003D017A">
        <w:rPr>
          <w:rFonts w:ascii="Arial" w:hAnsi="Arial" w:cs="Arial" w:hint="eastAsia"/>
        </w:rPr>
        <w:t>”</w:t>
      </w:r>
      <w:r w:rsidR="007C0F0E" w:rsidRPr="003D017A">
        <w:rPr>
          <w:rFonts w:ascii="Arial" w:hAnsi="宋体" w:cs="Arial"/>
        </w:rPr>
        <w:t>）。</w:t>
      </w:r>
    </w:p>
    <w:p w14:paraId="37CC7184" w14:textId="77777777" w:rsidR="007C0F0E" w:rsidRPr="003D017A" w:rsidRDefault="007C0F0E" w:rsidP="007C0F0E">
      <w:pPr>
        <w:snapToGrid w:val="0"/>
        <w:spacing w:line="240" w:lineRule="auto"/>
        <w:rPr>
          <w:rFonts w:ascii="Arial" w:hAnsi="Arial" w:cs="Arial"/>
        </w:rPr>
      </w:pPr>
    </w:p>
    <w:p w14:paraId="392BB5D5" w14:textId="77777777" w:rsidR="007C0F0E" w:rsidRPr="003D017A" w:rsidRDefault="009B09F2" w:rsidP="00417BE3">
      <w:pPr>
        <w:snapToGrid w:val="0"/>
        <w:spacing w:line="240" w:lineRule="auto"/>
        <w:ind w:leftChars="1" w:left="622" w:hangingChars="294" w:hanging="620"/>
        <w:rPr>
          <w:rFonts w:ascii="Arial" w:hAnsi="Arial" w:cs="Arial"/>
        </w:rPr>
      </w:pPr>
      <w:r w:rsidRPr="003D017A">
        <w:rPr>
          <w:rFonts w:ascii="Arial" w:hAnsi="Arial" w:cs="Arial" w:hint="eastAsia"/>
          <w:b/>
        </w:rPr>
        <w:t>9</w:t>
      </w:r>
      <w:r w:rsidR="007C0F0E" w:rsidRPr="003D017A">
        <w:rPr>
          <w:rFonts w:ascii="Arial" w:hAnsi="Arial" w:cs="Arial"/>
          <w:b/>
        </w:rPr>
        <w:t>.</w:t>
      </w:r>
      <w:r w:rsidR="001A04E5" w:rsidRPr="003D017A">
        <w:rPr>
          <w:rFonts w:ascii="Arial" w:hAnsi="Arial" w:cs="Arial"/>
          <w:b/>
        </w:rPr>
        <w:t>4</w:t>
      </w:r>
      <w:r w:rsidRPr="003D017A">
        <w:rPr>
          <w:rFonts w:ascii="Arial" w:hAnsi="Arial" w:cs="Arial" w:hint="eastAsia"/>
          <w:b/>
        </w:rPr>
        <w:t xml:space="preserve">   </w:t>
      </w:r>
      <w:r w:rsidR="007C0F0E" w:rsidRPr="003D017A">
        <w:rPr>
          <w:rFonts w:ascii="Arial" w:hAnsi="宋体" w:cs="Arial"/>
        </w:rPr>
        <w:t>对于一方（</w:t>
      </w:r>
      <w:r w:rsidR="00C1132B" w:rsidRPr="003D017A">
        <w:rPr>
          <w:rFonts w:ascii="Arial" w:hAnsi="Arial" w:cs="Arial" w:hint="eastAsia"/>
        </w:rPr>
        <w:t>“</w:t>
      </w:r>
      <w:r w:rsidR="007C0F0E" w:rsidRPr="003D017A">
        <w:rPr>
          <w:rFonts w:ascii="Arial" w:hAnsi="宋体" w:cs="Arial"/>
        </w:rPr>
        <w:t>披露方</w:t>
      </w:r>
      <w:r w:rsidR="00C1132B" w:rsidRPr="003D017A">
        <w:rPr>
          <w:rFonts w:ascii="Arial" w:hAnsi="Arial" w:cs="Arial" w:hint="eastAsia"/>
        </w:rPr>
        <w:t>”</w:t>
      </w:r>
      <w:r w:rsidR="007C0F0E" w:rsidRPr="003D017A">
        <w:rPr>
          <w:rFonts w:ascii="Arial" w:hAnsi="宋体" w:cs="Arial"/>
        </w:rPr>
        <w:t>）向另一方（</w:t>
      </w:r>
      <w:r w:rsidR="00C1132B" w:rsidRPr="003D017A">
        <w:rPr>
          <w:rFonts w:ascii="Arial" w:hAnsi="Arial" w:cs="Arial" w:hint="eastAsia"/>
        </w:rPr>
        <w:t>“</w:t>
      </w:r>
      <w:r w:rsidR="007C0F0E" w:rsidRPr="003D017A">
        <w:rPr>
          <w:rFonts w:ascii="Arial" w:hAnsi="宋体" w:cs="Arial"/>
        </w:rPr>
        <w:t>接收方</w:t>
      </w:r>
      <w:r w:rsidR="00C1132B" w:rsidRPr="003D017A">
        <w:rPr>
          <w:rFonts w:ascii="Arial" w:hAnsi="Arial" w:cs="Arial" w:hint="eastAsia"/>
        </w:rPr>
        <w:t>”</w:t>
      </w:r>
      <w:r w:rsidR="007C0F0E" w:rsidRPr="003D017A">
        <w:rPr>
          <w:rFonts w:ascii="Arial" w:hAnsi="宋体" w:cs="Arial"/>
        </w:rPr>
        <w:t>）提供的保密信息，接收方负有保密义务，未经披露方事先书面同意，接收方不得以任何形式向任何第三方披露</w:t>
      </w:r>
      <w:r w:rsidR="00ED0E12" w:rsidRPr="003D017A">
        <w:rPr>
          <w:rFonts w:ascii="Arial" w:hAnsi="宋体" w:cs="Arial"/>
        </w:rPr>
        <w:t>。</w:t>
      </w:r>
      <w:r w:rsidR="007C0F0E" w:rsidRPr="003D017A">
        <w:rPr>
          <w:rFonts w:ascii="Arial" w:hAnsi="宋体" w:cs="Arial"/>
        </w:rPr>
        <w:t>接收方仅</w:t>
      </w:r>
      <w:r w:rsidR="00ED0E12" w:rsidRPr="003D017A">
        <w:rPr>
          <w:rFonts w:ascii="Arial" w:hAnsi="宋体" w:cs="Arial"/>
        </w:rPr>
        <w:t>应为履行本合同的目的使用保密信息。</w:t>
      </w:r>
      <w:r w:rsidR="007C0F0E" w:rsidRPr="003D017A">
        <w:rPr>
          <w:rFonts w:ascii="Arial" w:hAnsi="宋体" w:cs="Arial"/>
        </w:rPr>
        <w:t>接收方应采取必要合理的措施保护披露方的保密信息。接收方不应对披露方保密信息进行任何性质的反向工程。</w:t>
      </w:r>
    </w:p>
    <w:p w14:paraId="5CEB7941" w14:textId="77777777" w:rsidR="007C0F0E" w:rsidRPr="003D017A" w:rsidRDefault="007C0F0E" w:rsidP="007C0F0E">
      <w:pPr>
        <w:snapToGrid w:val="0"/>
        <w:spacing w:line="240" w:lineRule="auto"/>
        <w:rPr>
          <w:rFonts w:ascii="Arial" w:hAnsi="Arial" w:cs="Arial"/>
        </w:rPr>
      </w:pPr>
    </w:p>
    <w:p w14:paraId="50979A63" w14:textId="77777777" w:rsidR="004854DA" w:rsidRPr="003D017A" w:rsidRDefault="009B09F2" w:rsidP="00417BE3">
      <w:pPr>
        <w:snapToGrid w:val="0"/>
        <w:spacing w:line="240" w:lineRule="auto"/>
        <w:ind w:leftChars="1" w:left="622" w:hangingChars="294" w:hanging="620"/>
        <w:rPr>
          <w:rFonts w:ascii="Arial" w:hAnsi="Arial" w:cs="Arial"/>
          <w:b/>
        </w:rPr>
      </w:pPr>
      <w:r w:rsidRPr="003D017A">
        <w:rPr>
          <w:rFonts w:ascii="Arial" w:hAnsi="Arial" w:cs="Arial" w:hint="eastAsia"/>
          <w:b/>
        </w:rPr>
        <w:t>9</w:t>
      </w:r>
      <w:r w:rsidR="004854DA" w:rsidRPr="003D017A">
        <w:rPr>
          <w:rFonts w:ascii="Arial" w:hAnsi="Arial" w:cs="Arial"/>
          <w:b/>
        </w:rPr>
        <w:t xml:space="preserve">.5  </w:t>
      </w:r>
      <w:r w:rsidRPr="003D017A">
        <w:rPr>
          <w:rFonts w:ascii="Arial" w:hAnsi="Arial" w:cs="Arial" w:hint="eastAsia"/>
          <w:b/>
        </w:rPr>
        <w:t xml:space="preserve"> </w:t>
      </w:r>
      <w:r w:rsidR="004854DA" w:rsidRPr="003D017A">
        <w:rPr>
          <w:rFonts w:ascii="Arial" w:hAnsi="宋体" w:cs="Arial"/>
        </w:rPr>
        <w:t>乙方交付的开发成果通过甲方验收，且甲方已完与其相应的费用支付义务后，乙方应在开发成果通过甲方验收或甲方完成相应费用支付义务较后日起三十日内，销毁其所掌握或控制的全部开发成果及其</w:t>
      </w:r>
      <w:r w:rsidR="007454BE" w:rsidRPr="003D017A">
        <w:rPr>
          <w:rFonts w:ascii="Arial" w:hAnsi="宋体" w:cs="Arial"/>
        </w:rPr>
        <w:t>阶段性研发成果和信息</w:t>
      </w:r>
      <w:r w:rsidR="004854DA" w:rsidRPr="003D017A">
        <w:rPr>
          <w:rFonts w:ascii="Arial" w:hAnsi="宋体" w:cs="Arial"/>
        </w:rPr>
        <w:t>，</w:t>
      </w:r>
      <w:r w:rsidR="007454BE" w:rsidRPr="003D017A">
        <w:rPr>
          <w:rFonts w:ascii="Arial" w:hAnsi="宋体" w:cs="Arial"/>
        </w:rPr>
        <w:t>其形式</w:t>
      </w:r>
      <w:r w:rsidR="004854DA" w:rsidRPr="003D017A">
        <w:rPr>
          <w:rFonts w:ascii="Arial" w:hAnsi="宋体" w:cs="Arial"/>
        </w:rPr>
        <w:t>包括但不限于</w:t>
      </w:r>
      <w:r w:rsidR="007454BE" w:rsidRPr="003D017A">
        <w:rPr>
          <w:rFonts w:ascii="Arial" w:hAnsi="宋体" w:cs="Arial"/>
        </w:rPr>
        <w:t>各种</w:t>
      </w:r>
      <w:r w:rsidR="004854DA" w:rsidRPr="003D017A">
        <w:rPr>
          <w:rFonts w:ascii="Arial" w:hAnsi="宋体" w:cs="Arial"/>
        </w:rPr>
        <w:t>电子文档</w:t>
      </w:r>
      <w:r w:rsidR="007454BE" w:rsidRPr="003D017A">
        <w:rPr>
          <w:rFonts w:ascii="Arial" w:hAnsi="宋体" w:cs="Arial"/>
        </w:rPr>
        <w:t>、</w:t>
      </w:r>
      <w:proofErr w:type="gramStart"/>
      <w:r w:rsidR="004854DA" w:rsidRPr="003D017A">
        <w:rPr>
          <w:rFonts w:ascii="Arial" w:hAnsi="宋体" w:cs="Arial"/>
        </w:rPr>
        <w:t>纸件文本</w:t>
      </w:r>
      <w:proofErr w:type="gramEnd"/>
      <w:r w:rsidR="007454BE" w:rsidRPr="003D017A">
        <w:rPr>
          <w:rFonts w:ascii="Arial" w:hAnsi="宋体" w:cs="Arial"/>
        </w:rPr>
        <w:t>及其他载体</w:t>
      </w:r>
      <w:r w:rsidR="004854DA" w:rsidRPr="003D017A">
        <w:rPr>
          <w:rFonts w:ascii="Arial" w:hAnsi="宋体" w:cs="Arial"/>
        </w:rPr>
        <w:t>。</w:t>
      </w:r>
    </w:p>
    <w:p w14:paraId="630AB7C2" w14:textId="77777777" w:rsidR="004854DA" w:rsidRPr="003D017A" w:rsidRDefault="004854DA" w:rsidP="004854DA">
      <w:pPr>
        <w:snapToGrid w:val="0"/>
        <w:spacing w:line="240" w:lineRule="auto"/>
        <w:rPr>
          <w:rFonts w:ascii="Arial" w:hAnsi="Arial" w:cs="Arial"/>
        </w:rPr>
      </w:pPr>
    </w:p>
    <w:p w14:paraId="2D38679E" w14:textId="1DB0ED58" w:rsidR="007C0F0E" w:rsidRPr="003D017A" w:rsidRDefault="009B09F2" w:rsidP="00417BE3">
      <w:pPr>
        <w:snapToGrid w:val="0"/>
        <w:spacing w:line="240" w:lineRule="auto"/>
        <w:ind w:left="620" w:hangingChars="294" w:hanging="620"/>
        <w:rPr>
          <w:rFonts w:ascii="Arial" w:hAnsi="Arial" w:cs="Arial"/>
          <w:b/>
        </w:rPr>
      </w:pPr>
      <w:r w:rsidRPr="003D017A">
        <w:rPr>
          <w:rFonts w:ascii="Arial" w:hAnsi="Arial" w:cs="Arial" w:hint="eastAsia"/>
          <w:b/>
        </w:rPr>
        <w:t>9</w:t>
      </w:r>
      <w:r w:rsidR="004854DA" w:rsidRPr="003D017A">
        <w:rPr>
          <w:rFonts w:ascii="Arial" w:hAnsi="Arial" w:cs="Arial"/>
          <w:b/>
        </w:rPr>
        <w:t>.6</w:t>
      </w:r>
      <w:r w:rsidRPr="003D017A">
        <w:rPr>
          <w:rFonts w:ascii="Arial" w:hAnsi="Arial" w:cs="Arial" w:hint="eastAsia"/>
          <w:b/>
        </w:rPr>
        <w:t xml:space="preserve">   </w:t>
      </w:r>
      <w:r w:rsidR="007C0F0E" w:rsidRPr="003D017A">
        <w:rPr>
          <w:rFonts w:ascii="Arial" w:hAnsi="宋体" w:cs="Arial"/>
        </w:rPr>
        <w:t>违反本条款约定的，违约方应当向对方支付</w:t>
      </w:r>
      <w:del w:id="128" w:author="yanghaiping" w:date="2011-09-25T21:45:00Z">
        <w:r w:rsidR="007C0F0E" w:rsidRPr="003D017A">
          <w:rPr>
            <w:rFonts w:ascii="Arial" w:hAnsi="宋体" w:cs="Arial"/>
          </w:rPr>
          <w:delText>两倍于</w:delText>
        </w:r>
      </w:del>
      <w:r w:rsidR="007C0F0E" w:rsidRPr="003D017A">
        <w:rPr>
          <w:rFonts w:ascii="Arial" w:hAnsi="宋体" w:cs="Arial"/>
        </w:rPr>
        <w:t>合同总金额的违约金，并向对方赔偿由此给对方造成的全部损失。</w:t>
      </w:r>
    </w:p>
    <w:p w14:paraId="67EBDF94" w14:textId="77777777" w:rsidR="00D87BBC" w:rsidRPr="003D017A" w:rsidRDefault="00D87BBC" w:rsidP="007C0F0E">
      <w:pPr>
        <w:snapToGrid w:val="0"/>
        <w:spacing w:line="240" w:lineRule="auto"/>
        <w:rPr>
          <w:rFonts w:ascii="Arial" w:hAnsi="Arial" w:cs="Arial"/>
          <w:bCs/>
        </w:rPr>
      </w:pPr>
    </w:p>
    <w:p w14:paraId="5EED2008" w14:textId="77777777" w:rsidR="00CD7B72" w:rsidRPr="003D017A" w:rsidRDefault="00CD7B72" w:rsidP="007C0F0E">
      <w:pPr>
        <w:snapToGrid w:val="0"/>
        <w:spacing w:line="240" w:lineRule="auto"/>
        <w:rPr>
          <w:rFonts w:ascii="Arial" w:hAnsi="Arial" w:cs="Arial"/>
          <w:b/>
          <w:bCs/>
        </w:rPr>
      </w:pPr>
    </w:p>
    <w:p w14:paraId="49F2C8FE" w14:textId="77777777" w:rsidR="007C0F0E" w:rsidRPr="003D017A" w:rsidRDefault="009B09F2" w:rsidP="00A00CBE">
      <w:pPr>
        <w:snapToGrid w:val="0"/>
        <w:spacing w:line="240" w:lineRule="auto"/>
        <w:outlineLvl w:val="0"/>
        <w:rPr>
          <w:rFonts w:ascii="Arial" w:hAnsi="Arial" w:cs="Arial"/>
          <w:b/>
          <w:bCs/>
        </w:rPr>
      </w:pPr>
      <w:r w:rsidRPr="003D017A">
        <w:rPr>
          <w:rFonts w:ascii="Arial" w:hAnsi="宋体" w:cs="Arial" w:hint="eastAsia"/>
          <w:b/>
          <w:bCs/>
        </w:rPr>
        <w:lastRenderedPageBreak/>
        <w:t xml:space="preserve">10 </w:t>
      </w:r>
      <w:commentRangeStart w:id="129"/>
      <w:r w:rsidR="007C0F0E" w:rsidRPr="003D017A">
        <w:rPr>
          <w:rFonts w:ascii="Arial" w:hAnsi="宋体" w:cs="Arial"/>
          <w:b/>
          <w:bCs/>
        </w:rPr>
        <w:t>知识产权</w:t>
      </w:r>
      <w:commentRangeEnd w:id="129"/>
      <w:r w:rsidR="001E6C67">
        <w:rPr>
          <w:rStyle w:val="a8"/>
        </w:rPr>
        <w:commentReference w:id="129"/>
      </w:r>
      <w:r w:rsidR="007C0F0E" w:rsidRPr="003D017A">
        <w:rPr>
          <w:rFonts w:ascii="Arial" w:hAnsi="宋体" w:cs="Arial"/>
          <w:b/>
          <w:bCs/>
        </w:rPr>
        <w:t>侵权</w:t>
      </w:r>
    </w:p>
    <w:p w14:paraId="02159C4F" w14:textId="77777777" w:rsidR="007C0F0E" w:rsidRPr="003D017A" w:rsidRDefault="007C0F0E" w:rsidP="007C0F0E">
      <w:pPr>
        <w:snapToGrid w:val="0"/>
        <w:spacing w:line="240" w:lineRule="auto"/>
        <w:rPr>
          <w:rFonts w:ascii="Arial" w:hAnsi="Arial" w:cs="Arial"/>
        </w:rPr>
      </w:pPr>
    </w:p>
    <w:p w14:paraId="121A229F" w14:textId="77777777" w:rsidR="007C0F0E" w:rsidRPr="003D017A" w:rsidRDefault="009B09F2" w:rsidP="00417BE3">
      <w:pPr>
        <w:snapToGrid w:val="0"/>
        <w:spacing w:line="240" w:lineRule="auto"/>
        <w:ind w:left="620" w:hangingChars="294" w:hanging="620"/>
        <w:rPr>
          <w:rFonts w:ascii="Arial" w:hAnsi="Arial" w:cs="Arial"/>
        </w:rPr>
      </w:pPr>
      <w:r w:rsidRPr="003D017A">
        <w:rPr>
          <w:rFonts w:ascii="Arial" w:hAnsi="Arial" w:cs="Arial" w:hint="eastAsia"/>
          <w:b/>
        </w:rPr>
        <w:t>10</w:t>
      </w:r>
      <w:r w:rsidR="007C0F0E" w:rsidRPr="003D017A">
        <w:rPr>
          <w:rFonts w:ascii="Arial" w:hAnsi="Arial" w:cs="Arial"/>
          <w:b/>
        </w:rPr>
        <w:t xml:space="preserve">.1  </w:t>
      </w:r>
      <w:r w:rsidR="007C0F0E" w:rsidRPr="003D017A">
        <w:rPr>
          <w:rFonts w:ascii="Arial" w:hAnsi="宋体" w:cs="Arial"/>
        </w:rPr>
        <w:t>乙方保证，本合同下乙方向甲方提交的开发成果及阶段性成果不侵犯任何第三方知识产权，包括但不限于专利权、商标权、版权和商业秘密。</w:t>
      </w:r>
    </w:p>
    <w:p w14:paraId="0FAEEFC7" w14:textId="77777777" w:rsidR="007C0F0E" w:rsidRPr="003D017A" w:rsidRDefault="007C0F0E" w:rsidP="007C0F0E">
      <w:pPr>
        <w:snapToGrid w:val="0"/>
        <w:spacing w:line="240" w:lineRule="auto"/>
        <w:rPr>
          <w:rFonts w:ascii="Arial" w:hAnsi="Arial" w:cs="Arial"/>
        </w:rPr>
      </w:pPr>
    </w:p>
    <w:p w14:paraId="453170BF" w14:textId="278E1339" w:rsidR="007C0F0E" w:rsidRPr="003D017A" w:rsidRDefault="009B09F2" w:rsidP="00417BE3">
      <w:pPr>
        <w:snapToGrid w:val="0"/>
        <w:spacing w:line="240" w:lineRule="auto"/>
        <w:ind w:leftChars="1" w:left="622" w:hangingChars="294" w:hanging="620"/>
        <w:rPr>
          <w:rFonts w:ascii="Arial" w:hAnsi="Arial" w:cs="Arial"/>
        </w:rPr>
      </w:pPr>
      <w:r w:rsidRPr="003D017A">
        <w:rPr>
          <w:rFonts w:ascii="Arial" w:hAnsi="Arial" w:cs="Arial" w:hint="eastAsia"/>
          <w:b/>
        </w:rPr>
        <w:t>10</w:t>
      </w:r>
      <w:r w:rsidR="007C0F0E" w:rsidRPr="003D017A">
        <w:rPr>
          <w:rFonts w:ascii="Arial" w:hAnsi="Arial" w:cs="Arial"/>
          <w:b/>
        </w:rPr>
        <w:t>.2</w:t>
      </w:r>
      <w:r w:rsidRPr="003D017A">
        <w:rPr>
          <w:rFonts w:ascii="Arial" w:hAnsi="Arial" w:cs="Arial" w:hint="eastAsia"/>
          <w:b/>
        </w:rPr>
        <w:t xml:space="preserve">  </w:t>
      </w:r>
      <w:r w:rsidR="007C0F0E" w:rsidRPr="003D017A">
        <w:rPr>
          <w:rFonts w:ascii="Arial" w:hAnsi="宋体" w:cs="Arial"/>
        </w:rPr>
        <w:t>若甲方或其客户、代理商、分包方实施开发成果及阶段性成果，包括但不限于产品的制造、许诺销售、销售、进口和使用或提供服务，而导致任何第三方主张本合同下乙方向甲方提交的开发成果及阶段性成果侵犯其知识产权，乙方应当负责处理前述第三方的权利主张，承担由此</w:t>
      </w:r>
      <w:del w:id="131" w:author="yanghaiping" w:date="2011-09-25T21:45:00Z">
        <w:r w:rsidR="007C0F0E" w:rsidRPr="003D017A">
          <w:rPr>
            <w:rFonts w:ascii="Arial" w:hAnsi="宋体" w:cs="Arial"/>
          </w:rPr>
          <w:delText>招致</w:delText>
        </w:r>
      </w:del>
      <w:ins w:id="132" w:author="yanghaiping" w:date="2011-09-25T21:45:00Z">
        <w:r w:rsidR="0032576F">
          <w:rPr>
            <w:rFonts w:ascii="Arial" w:hAnsi="宋体" w:cs="Arial" w:hint="eastAsia"/>
          </w:rPr>
          <w:t>造成</w:t>
        </w:r>
      </w:ins>
      <w:r w:rsidR="007C0F0E" w:rsidRPr="003D017A">
        <w:rPr>
          <w:rFonts w:ascii="Arial" w:hAnsi="宋体" w:cs="Arial"/>
        </w:rPr>
        <w:t>的全部费用，包括但不限于律师费和侵权赔偿，并保证甲方不会因此而遭受任何损失。</w:t>
      </w:r>
    </w:p>
    <w:p w14:paraId="14BF25DB" w14:textId="77777777" w:rsidR="007C0F0E" w:rsidRPr="003D017A" w:rsidRDefault="007C0F0E" w:rsidP="007C0F0E">
      <w:pPr>
        <w:snapToGrid w:val="0"/>
        <w:spacing w:line="240" w:lineRule="auto"/>
        <w:rPr>
          <w:rFonts w:ascii="Arial" w:hAnsi="Arial" w:cs="Arial"/>
          <w:b/>
          <w:bCs/>
        </w:rPr>
      </w:pPr>
    </w:p>
    <w:p w14:paraId="041C0D91" w14:textId="5DC17777" w:rsidR="00FA2523" w:rsidRPr="003D017A" w:rsidRDefault="009B09F2" w:rsidP="00FA2523">
      <w:pPr>
        <w:snapToGrid w:val="0"/>
        <w:spacing w:line="240" w:lineRule="auto"/>
        <w:ind w:left="517" w:hangingChars="245" w:hanging="517"/>
        <w:rPr>
          <w:ins w:id="133" w:author="yanghaiping" w:date="2011-09-25T21:45:00Z"/>
          <w:rFonts w:ascii="Arial" w:hAnsi="Arial" w:cs="Arial"/>
        </w:rPr>
      </w:pPr>
      <w:r w:rsidRPr="003D017A">
        <w:rPr>
          <w:rFonts w:ascii="Arial" w:hAnsi="Arial" w:cs="Arial" w:hint="eastAsia"/>
          <w:b/>
        </w:rPr>
        <w:t>10</w:t>
      </w:r>
      <w:r w:rsidR="007C0F0E" w:rsidRPr="003D017A">
        <w:rPr>
          <w:rFonts w:ascii="Arial" w:hAnsi="Arial" w:cs="Arial"/>
          <w:b/>
        </w:rPr>
        <w:t xml:space="preserve">.3  </w:t>
      </w:r>
      <w:r w:rsidR="007C0F0E" w:rsidRPr="003D017A">
        <w:rPr>
          <w:rFonts w:ascii="Arial" w:hAnsi="宋体" w:cs="Arial"/>
        </w:rPr>
        <w:t>乙方同意，若上述开发成果及阶段性成果的实施导致任何第三方主张本合同下乙方向甲方提交的开发成果及阶段性成果侵犯其知识产权，乙方应当决定采取以下补救措施之一以使甲方能合法地继续使用开发成果及阶段性成果：（一）自行获得第三方的许可；或（二）修改或更换开发成果及阶段性成果使其</w:t>
      </w:r>
      <w:proofErr w:type="gramStart"/>
      <w:r w:rsidR="007C0F0E" w:rsidRPr="003D017A">
        <w:rPr>
          <w:rFonts w:ascii="Arial" w:hAnsi="宋体" w:cs="Arial"/>
        </w:rPr>
        <w:t>不</w:t>
      </w:r>
      <w:proofErr w:type="gramEnd"/>
      <w:r w:rsidR="007C0F0E" w:rsidRPr="003D017A">
        <w:rPr>
          <w:rFonts w:ascii="Arial" w:hAnsi="宋体" w:cs="Arial"/>
        </w:rPr>
        <w:t>侵权。乙方采取前述补救措施的费用应由乙方自行承担。若乙方无法采取以上任何补救措施，乙方同</w:t>
      </w:r>
      <w:del w:id="134" w:author="yanghaiping" w:date="2011-09-25T21:45:00Z">
        <w:r w:rsidR="007C0F0E" w:rsidRPr="003D017A">
          <w:rPr>
            <w:rFonts w:ascii="Arial" w:hAnsi="宋体" w:cs="Arial"/>
          </w:rPr>
          <w:delText>意向</w:delText>
        </w:r>
      </w:del>
      <w:ins w:id="135" w:author="yanghaiping" w:date="2011-09-25T21:45:00Z">
        <w:r w:rsidR="007C0F0E" w:rsidRPr="003D017A">
          <w:rPr>
            <w:rFonts w:ascii="Arial" w:hAnsi="宋体" w:cs="Arial"/>
          </w:rPr>
          <w:t>意返还</w:t>
        </w:r>
      </w:ins>
      <w:r w:rsidR="00023E45">
        <w:rPr>
          <w:rFonts w:ascii="Arial" w:hAnsi="宋体" w:cs="Arial" w:hint="eastAsia"/>
        </w:rPr>
        <w:t>甲方</w:t>
      </w:r>
      <w:del w:id="136" w:author="yanghaiping" w:date="2011-09-25T21:45:00Z">
        <w:r w:rsidR="007C0F0E" w:rsidRPr="003D017A">
          <w:rPr>
            <w:rFonts w:ascii="Arial" w:hAnsi="宋体" w:cs="Arial"/>
          </w:rPr>
          <w:delText>返还合理比例</w:delText>
        </w:r>
      </w:del>
      <w:ins w:id="137" w:author="yanghaiping" w:date="2011-09-25T21:45:00Z">
        <w:r w:rsidR="00023E45">
          <w:rPr>
            <w:rFonts w:ascii="Arial" w:hAnsi="宋体" w:cs="Arial" w:hint="eastAsia"/>
          </w:rPr>
          <w:t>已支付</w:t>
        </w:r>
      </w:ins>
      <w:r w:rsidR="00023E45">
        <w:rPr>
          <w:rFonts w:ascii="Arial" w:hAnsi="宋体" w:cs="Arial" w:hint="eastAsia"/>
        </w:rPr>
        <w:t>的</w:t>
      </w:r>
      <w:ins w:id="138" w:author="yanghaiping" w:date="2011-09-25T21:45:00Z">
        <w:r w:rsidR="00023E45">
          <w:rPr>
            <w:rFonts w:ascii="Arial" w:hAnsi="宋体" w:cs="Arial" w:hint="eastAsia"/>
          </w:rPr>
          <w:t>全部</w:t>
        </w:r>
      </w:ins>
      <w:r w:rsidR="00023E45">
        <w:rPr>
          <w:rFonts w:ascii="Arial" w:hAnsi="宋体" w:cs="Arial" w:hint="eastAsia"/>
        </w:rPr>
        <w:t>合同</w:t>
      </w:r>
      <w:del w:id="139" w:author="yanghaiping" w:date="2011-09-25T21:45:00Z">
        <w:r w:rsidR="007C0F0E" w:rsidRPr="003D017A">
          <w:rPr>
            <w:rFonts w:ascii="Arial" w:hAnsi="宋体" w:cs="Arial"/>
          </w:rPr>
          <w:delText>总金额。</w:delText>
        </w:r>
      </w:del>
      <w:ins w:id="140" w:author="yanghaiping" w:date="2011-09-25T21:45:00Z">
        <w:r w:rsidR="00023E45">
          <w:rPr>
            <w:rFonts w:ascii="Arial" w:hAnsi="宋体" w:cs="Arial" w:hint="eastAsia"/>
          </w:rPr>
          <w:t>款</w:t>
        </w:r>
        <w:r w:rsidR="00FA2523">
          <w:rPr>
            <w:rFonts w:ascii="Arial" w:hAnsi="宋体" w:cs="Arial" w:hint="eastAsia"/>
          </w:rPr>
          <w:t>，</w:t>
        </w:r>
        <w:r w:rsidR="00FA2523">
          <w:rPr>
            <w:rFonts w:ascii="Arial" w:hAnsi="宋体" w:cs="Arial" w:hint="eastAsia"/>
            <w:bCs/>
          </w:rPr>
          <w:t>并向甲方支付合同价款的百分之二十作为违约金。</w:t>
        </w:r>
      </w:ins>
    </w:p>
    <w:p w14:paraId="43412055" w14:textId="77777777" w:rsidR="007C0F0E" w:rsidRPr="003D017A" w:rsidRDefault="007C0F0E" w:rsidP="00AA4D45">
      <w:pPr>
        <w:snapToGrid w:val="0"/>
        <w:spacing w:line="240" w:lineRule="auto"/>
        <w:ind w:left="617" w:hangingChars="294" w:hanging="617"/>
        <w:rPr>
          <w:rFonts w:ascii="Arial" w:hAnsi="Arial" w:cs="Arial"/>
        </w:rPr>
      </w:pPr>
    </w:p>
    <w:p w14:paraId="3482409C" w14:textId="77777777" w:rsidR="00C25656" w:rsidRPr="003D017A" w:rsidRDefault="00C25656" w:rsidP="007C0F0E">
      <w:pPr>
        <w:snapToGrid w:val="0"/>
        <w:spacing w:line="240" w:lineRule="auto"/>
        <w:rPr>
          <w:rFonts w:ascii="Arial" w:hAnsi="Arial" w:cs="Arial"/>
        </w:rPr>
      </w:pPr>
    </w:p>
    <w:p w14:paraId="03F57173" w14:textId="77777777" w:rsidR="007C0F0E" w:rsidRPr="003D017A" w:rsidRDefault="007C0F0E" w:rsidP="00A00CBE">
      <w:pPr>
        <w:snapToGrid w:val="0"/>
        <w:spacing w:line="240" w:lineRule="auto"/>
        <w:outlineLvl w:val="0"/>
        <w:rPr>
          <w:rFonts w:ascii="Arial" w:hAnsi="Arial" w:cs="Arial"/>
          <w:b/>
        </w:rPr>
      </w:pPr>
      <w:r w:rsidRPr="003D017A">
        <w:rPr>
          <w:rFonts w:ascii="Arial" w:hAnsi="Arial" w:cs="Arial"/>
          <w:b/>
        </w:rPr>
        <w:t>1</w:t>
      </w:r>
      <w:r w:rsidR="009B09F2" w:rsidRPr="003D017A">
        <w:rPr>
          <w:rFonts w:ascii="Arial" w:hAnsi="Arial" w:cs="Arial" w:hint="eastAsia"/>
          <w:b/>
        </w:rPr>
        <w:t xml:space="preserve">1 </w:t>
      </w:r>
      <w:r w:rsidRPr="003D017A">
        <w:rPr>
          <w:rFonts w:ascii="Arial" w:hAnsi="宋体" w:cs="Arial"/>
          <w:b/>
        </w:rPr>
        <w:t>违约责任</w:t>
      </w:r>
    </w:p>
    <w:p w14:paraId="7A0DF4E8" w14:textId="77777777" w:rsidR="007C0F0E" w:rsidRPr="003D017A" w:rsidRDefault="007C0F0E" w:rsidP="007C0F0E">
      <w:pPr>
        <w:snapToGrid w:val="0"/>
        <w:spacing w:line="240" w:lineRule="auto"/>
        <w:rPr>
          <w:rFonts w:ascii="Arial" w:hAnsi="Arial" w:cs="Arial"/>
        </w:rPr>
      </w:pPr>
    </w:p>
    <w:p w14:paraId="047967F7" w14:textId="77777777" w:rsidR="007C0F0E" w:rsidRPr="003D017A" w:rsidRDefault="007C0F0E" w:rsidP="00417BE3">
      <w:pPr>
        <w:snapToGrid w:val="0"/>
        <w:spacing w:line="240" w:lineRule="auto"/>
        <w:ind w:leftChars="200" w:left="420"/>
        <w:rPr>
          <w:rFonts w:ascii="Arial" w:hAnsi="Arial" w:cs="Arial"/>
        </w:rPr>
      </w:pPr>
      <w:r w:rsidRPr="003D017A">
        <w:rPr>
          <w:rFonts w:ascii="Arial" w:hAnsi="宋体" w:cs="Arial"/>
        </w:rPr>
        <w:t>一方违反本合同约定的，应及时采取合理措施纠正其违约行为，因此给对方造成损失的，应赔偿对方的全部损失。</w:t>
      </w:r>
    </w:p>
    <w:p w14:paraId="40960FA0" w14:textId="77777777" w:rsidR="007C0F0E" w:rsidRPr="003D017A" w:rsidRDefault="007C0F0E" w:rsidP="00A00CBE">
      <w:pPr>
        <w:snapToGrid w:val="0"/>
        <w:spacing w:line="240" w:lineRule="auto"/>
        <w:outlineLvl w:val="0"/>
        <w:rPr>
          <w:rFonts w:ascii="Arial" w:hAnsi="Arial" w:cs="Arial"/>
          <w:b/>
        </w:rPr>
      </w:pPr>
      <w:r w:rsidRPr="003D017A">
        <w:rPr>
          <w:rFonts w:ascii="Arial" w:hAnsi="Arial" w:cs="Arial"/>
          <w:b/>
        </w:rPr>
        <w:t>1</w:t>
      </w:r>
      <w:r w:rsidR="009B09F2" w:rsidRPr="003D017A">
        <w:rPr>
          <w:rFonts w:ascii="Arial" w:hAnsi="Arial" w:cs="Arial" w:hint="eastAsia"/>
          <w:b/>
        </w:rPr>
        <w:t xml:space="preserve">2 </w:t>
      </w:r>
      <w:r w:rsidRPr="003D017A">
        <w:rPr>
          <w:rFonts w:ascii="Arial" w:hAnsi="宋体" w:cs="Arial"/>
          <w:b/>
        </w:rPr>
        <w:t>期限和终止</w:t>
      </w:r>
    </w:p>
    <w:p w14:paraId="57E23CFF" w14:textId="77777777" w:rsidR="007C0F0E" w:rsidRPr="003D017A" w:rsidRDefault="007C0F0E" w:rsidP="007C0F0E">
      <w:pPr>
        <w:snapToGrid w:val="0"/>
        <w:spacing w:line="240" w:lineRule="auto"/>
        <w:rPr>
          <w:rFonts w:ascii="Arial" w:hAnsi="Arial" w:cs="Arial"/>
        </w:rPr>
      </w:pPr>
    </w:p>
    <w:p w14:paraId="1D4AF49B" w14:textId="77777777" w:rsidR="007C0F0E" w:rsidRPr="003D017A" w:rsidRDefault="007C0F0E" w:rsidP="00417BE3">
      <w:pPr>
        <w:snapToGrid w:val="0"/>
        <w:spacing w:line="240" w:lineRule="auto"/>
        <w:ind w:left="620" w:hangingChars="294" w:hanging="620"/>
        <w:rPr>
          <w:rFonts w:ascii="Arial" w:hAnsi="Arial" w:cs="Arial"/>
        </w:rPr>
      </w:pPr>
      <w:r w:rsidRPr="003D017A">
        <w:rPr>
          <w:rFonts w:ascii="Arial" w:hAnsi="Arial" w:cs="Arial"/>
          <w:b/>
        </w:rPr>
        <w:t>1</w:t>
      </w:r>
      <w:r w:rsidR="009B09F2" w:rsidRPr="003D017A">
        <w:rPr>
          <w:rFonts w:ascii="Arial" w:hAnsi="Arial" w:cs="Arial" w:hint="eastAsia"/>
          <w:b/>
        </w:rPr>
        <w:t>2</w:t>
      </w:r>
      <w:r w:rsidRPr="003D017A">
        <w:rPr>
          <w:rFonts w:ascii="Arial" w:hAnsi="Arial" w:cs="Arial"/>
          <w:b/>
        </w:rPr>
        <w:t>.1</w:t>
      </w:r>
      <w:r w:rsidR="00E67A97" w:rsidRPr="003D017A">
        <w:rPr>
          <w:rFonts w:ascii="Arial" w:hAnsi="Arial" w:cs="Arial" w:hint="eastAsia"/>
          <w:b/>
        </w:rPr>
        <w:t xml:space="preserve">  </w:t>
      </w:r>
      <w:r w:rsidRPr="003D017A">
        <w:rPr>
          <w:rFonts w:ascii="Arial" w:hAnsi="宋体" w:cs="Arial"/>
        </w:rPr>
        <w:t>本合同自各方授权代表签字盖章</w:t>
      </w:r>
      <w:proofErr w:type="gramStart"/>
      <w:r w:rsidRPr="003D017A">
        <w:rPr>
          <w:rFonts w:ascii="Arial" w:hAnsi="宋体" w:cs="Arial"/>
        </w:rPr>
        <w:t>日中较后日</w:t>
      </w:r>
      <w:proofErr w:type="gramEnd"/>
      <w:r w:rsidRPr="003D017A">
        <w:rPr>
          <w:rFonts w:ascii="Arial" w:hAnsi="宋体" w:cs="Arial"/>
        </w:rPr>
        <w:t>起生效，至双方履行完毕在本合同下的义务之日起终止。</w:t>
      </w:r>
    </w:p>
    <w:p w14:paraId="5F969C59" w14:textId="621105F1" w:rsidR="007C0F0E" w:rsidRPr="003D017A" w:rsidRDefault="007C0F0E" w:rsidP="00417BE3">
      <w:pPr>
        <w:snapToGrid w:val="0"/>
        <w:spacing w:line="240" w:lineRule="auto"/>
        <w:ind w:left="620" w:hangingChars="294" w:hanging="620"/>
        <w:rPr>
          <w:rFonts w:ascii="Arial" w:hAnsi="Arial" w:cs="Arial"/>
        </w:rPr>
      </w:pPr>
      <w:r w:rsidRPr="003D017A">
        <w:rPr>
          <w:rFonts w:ascii="Arial" w:hAnsi="Arial" w:cs="Arial"/>
          <w:b/>
        </w:rPr>
        <w:t>1</w:t>
      </w:r>
      <w:r w:rsidR="009B09F2" w:rsidRPr="003D017A">
        <w:rPr>
          <w:rFonts w:ascii="Arial" w:hAnsi="Arial" w:cs="Arial" w:hint="eastAsia"/>
          <w:b/>
        </w:rPr>
        <w:t>2</w:t>
      </w:r>
      <w:r w:rsidRPr="003D017A">
        <w:rPr>
          <w:rFonts w:ascii="Arial" w:hAnsi="Arial" w:cs="Arial"/>
          <w:b/>
        </w:rPr>
        <w:t>.2</w:t>
      </w:r>
      <w:r w:rsidR="00CB3B62">
        <w:rPr>
          <w:rFonts w:ascii="Arial" w:hAnsi="Arial" w:cs="Arial" w:hint="eastAsia"/>
          <w:b/>
        </w:rPr>
        <w:t xml:space="preserve">  </w:t>
      </w:r>
      <w:r w:rsidRPr="003D017A">
        <w:rPr>
          <w:rFonts w:ascii="Arial" w:hAnsi="宋体" w:cs="Arial"/>
        </w:rPr>
        <w:t>若发生以下任</w:t>
      </w:r>
      <w:proofErr w:type="gramStart"/>
      <w:r w:rsidRPr="003D017A">
        <w:rPr>
          <w:rFonts w:ascii="Arial" w:hAnsi="宋体" w:cs="Arial"/>
        </w:rPr>
        <w:t>一</w:t>
      </w:r>
      <w:proofErr w:type="gramEnd"/>
      <w:r w:rsidRPr="003D017A">
        <w:rPr>
          <w:rFonts w:ascii="Arial" w:hAnsi="宋体" w:cs="Arial"/>
        </w:rPr>
        <w:t>情形，各方均有权向对方发出书面通知以提前终止本合同：（一）对方实质性违反本合同的约定，且自</w:t>
      </w:r>
      <w:del w:id="141" w:author="yanghaiping" w:date="2011-09-25T21:45:00Z">
        <w:r w:rsidRPr="003D017A">
          <w:rPr>
            <w:rFonts w:ascii="Arial" w:hAnsi="宋体" w:cs="Arial"/>
          </w:rPr>
          <w:delText>本方</w:delText>
        </w:r>
      </w:del>
      <w:ins w:id="142" w:author="yanghaiping" w:date="2011-09-25T21:45:00Z">
        <w:r w:rsidR="0038440A">
          <w:rPr>
            <w:rFonts w:ascii="Arial" w:hAnsi="宋体" w:cs="Arial" w:hint="eastAsia"/>
          </w:rPr>
          <w:t>对</w:t>
        </w:r>
        <w:r w:rsidRPr="003D017A">
          <w:rPr>
            <w:rFonts w:ascii="Arial" w:hAnsi="宋体" w:cs="Arial"/>
          </w:rPr>
          <w:t>方</w:t>
        </w:r>
      </w:ins>
      <w:r w:rsidRPr="003D017A">
        <w:rPr>
          <w:rFonts w:ascii="Arial" w:hAnsi="宋体" w:cs="Arial"/>
        </w:rPr>
        <w:t>发出指出其违约的书面通知起三十日内亦未弥补此违约行为；或（二）对方破产，或已进入破产或其他类似性质的程序；或（三）对方决定解散或清算；或（四）对方实质性股权变更，包括被接管或与其他公司合并。</w:t>
      </w:r>
    </w:p>
    <w:p w14:paraId="2FF8EB75" w14:textId="77777777" w:rsidR="007C0F0E" w:rsidRPr="003D017A" w:rsidRDefault="007C0F0E" w:rsidP="007C0F0E">
      <w:pPr>
        <w:snapToGrid w:val="0"/>
        <w:spacing w:line="240" w:lineRule="auto"/>
        <w:rPr>
          <w:rFonts w:ascii="Arial" w:hAnsi="Arial" w:cs="Arial"/>
        </w:rPr>
      </w:pPr>
    </w:p>
    <w:p w14:paraId="7B6DBB45" w14:textId="421DD61A" w:rsidR="007C0F0E" w:rsidRPr="003D017A" w:rsidRDefault="007C0F0E" w:rsidP="00417BE3">
      <w:pPr>
        <w:snapToGrid w:val="0"/>
        <w:spacing w:line="240" w:lineRule="auto"/>
        <w:ind w:left="620" w:hangingChars="294" w:hanging="620"/>
        <w:rPr>
          <w:rFonts w:ascii="Arial" w:hAnsi="Arial" w:cs="Arial"/>
          <w:bCs/>
        </w:rPr>
      </w:pPr>
      <w:r w:rsidRPr="003D017A">
        <w:rPr>
          <w:rFonts w:ascii="Arial" w:hAnsi="Arial" w:cs="Arial"/>
          <w:b/>
        </w:rPr>
        <w:t>1</w:t>
      </w:r>
      <w:r w:rsidR="009B09F2" w:rsidRPr="003D017A">
        <w:rPr>
          <w:rFonts w:ascii="Arial" w:hAnsi="Arial" w:cs="Arial" w:hint="eastAsia"/>
          <w:b/>
        </w:rPr>
        <w:t>2</w:t>
      </w:r>
      <w:r w:rsidRPr="003D017A">
        <w:rPr>
          <w:rFonts w:ascii="Arial" w:hAnsi="Arial" w:cs="Arial"/>
          <w:b/>
        </w:rPr>
        <w:t>.3</w:t>
      </w:r>
      <w:r w:rsidR="00E67A97" w:rsidRPr="003D017A">
        <w:rPr>
          <w:rFonts w:ascii="Arial" w:hAnsi="Arial" w:cs="Arial" w:hint="eastAsia"/>
          <w:b/>
        </w:rPr>
        <w:t xml:space="preserve">  </w:t>
      </w:r>
      <w:r w:rsidRPr="003D017A">
        <w:rPr>
          <w:rFonts w:ascii="Arial" w:hAnsi="宋体" w:cs="Arial"/>
        </w:rPr>
        <w:t>本合同一旦终止，乙方应在三十日内向甲方返还全部甲方</w:t>
      </w:r>
      <w:r w:rsidR="00262338" w:rsidRPr="003D017A">
        <w:rPr>
          <w:rFonts w:ascii="Arial" w:hAnsi="宋体" w:cs="Arial" w:hint="eastAsia"/>
        </w:rPr>
        <w:t>在项目进程中</w:t>
      </w:r>
      <w:r w:rsidR="0081786F" w:rsidRPr="003D017A">
        <w:rPr>
          <w:rFonts w:ascii="Arial" w:hAnsi="宋体" w:cs="Arial" w:hint="eastAsia"/>
        </w:rPr>
        <w:t>或为执行本项目</w:t>
      </w:r>
      <w:r w:rsidR="00262338" w:rsidRPr="003D017A">
        <w:rPr>
          <w:rFonts w:ascii="Arial" w:hAnsi="宋体" w:cs="Arial" w:hint="eastAsia"/>
        </w:rPr>
        <w:t>向乙方提供的各种文档、资料、</w:t>
      </w:r>
      <w:r w:rsidR="00184DD0" w:rsidRPr="003D017A">
        <w:rPr>
          <w:rFonts w:ascii="Arial" w:hAnsi="宋体" w:cs="Arial" w:hint="eastAsia"/>
        </w:rPr>
        <w:t>器件、</w:t>
      </w:r>
      <w:r w:rsidR="00262338" w:rsidRPr="003D017A">
        <w:rPr>
          <w:rFonts w:ascii="Arial" w:hAnsi="宋体" w:cs="Arial" w:hint="eastAsia"/>
        </w:rPr>
        <w:t>工具、设备</w:t>
      </w:r>
      <w:r w:rsidR="00184DD0" w:rsidRPr="003D017A">
        <w:rPr>
          <w:rFonts w:ascii="Arial" w:hAnsi="宋体" w:cs="Arial" w:hint="eastAsia"/>
        </w:rPr>
        <w:t>、仪器</w:t>
      </w:r>
      <w:r w:rsidR="0081786F" w:rsidRPr="003D017A">
        <w:rPr>
          <w:rFonts w:ascii="Arial" w:hAnsi="宋体" w:cs="Arial" w:hint="eastAsia"/>
        </w:rPr>
        <w:t>及其他物品</w:t>
      </w:r>
      <w:r w:rsidRPr="003D017A">
        <w:rPr>
          <w:rFonts w:ascii="Arial" w:hAnsi="宋体" w:cs="Arial"/>
        </w:rPr>
        <w:t>，并返还甲方保密信息及其全部副本。</w:t>
      </w:r>
      <w:del w:id="143" w:author="yanghaiping" w:date="2011-09-25T21:45:00Z">
        <w:r w:rsidR="00B03864" w:rsidRPr="003D017A">
          <w:rPr>
            <w:rFonts w:ascii="Arial" w:hAnsi="宋体" w:cs="Arial"/>
            <w:bCs/>
          </w:rPr>
          <w:delText>本合同提前终止的，未向乙方支付的费用甲方不再支付，乙方已向甲方交付的成果的一切权利应归甲方所有。</w:delText>
        </w:r>
      </w:del>
      <w:ins w:id="144" w:author="yanghaiping" w:date="2011-09-25T21:45:00Z">
        <w:r w:rsidRPr="003D017A">
          <w:rPr>
            <w:rFonts w:ascii="Arial" w:hAnsi="Arial" w:cs="Arial"/>
            <w:b/>
            <w:bCs/>
          </w:rPr>
          <w:t xml:space="preserve"> </w:t>
        </w:r>
      </w:ins>
    </w:p>
    <w:p w14:paraId="3BB6491E" w14:textId="77777777" w:rsidR="007C0F0E" w:rsidRPr="003D017A" w:rsidRDefault="007C0F0E" w:rsidP="007C0F0E">
      <w:pPr>
        <w:snapToGrid w:val="0"/>
        <w:spacing w:line="240" w:lineRule="auto"/>
        <w:rPr>
          <w:rFonts w:ascii="Arial" w:hAnsi="Arial" w:cs="Arial"/>
          <w:bCs/>
        </w:rPr>
      </w:pPr>
    </w:p>
    <w:p w14:paraId="0DAB7E56" w14:textId="77777777" w:rsidR="007C0F0E" w:rsidRPr="003D017A" w:rsidRDefault="007C0F0E" w:rsidP="00417BE3">
      <w:pPr>
        <w:snapToGrid w:val="0"/>
        <w:spacing w:line="240" w:lineRule="auto"/>
        <w:ind w:left="620" w:hangingChars="294" w:hanging="620"/>
        <w:rPr>
          <w:del w:id="145" w:author="yanghaiping" w:date="2011-09-25T21:45:00Z"/>
          <w:rFonts w:ascii="Arial" w:hAnsi="Arial" w:cs="Arial"/>
          <w:bCs/>
        </w:rPr>
      </w:pPr>
      <w:r w:rsidRPr="003D017A">
        <w:rPr>
          <w:rFonts w:ascii="Arial" w:hAnsi="Arial" w:cs="Arial"/>
          <w:b/>
          <w:bCs/>
        </w:rPr>
        <w:t>1</w:t>
      </w:r>
      <w:r w:rsidR="009B09F2" w:rsidRPr="003D017A">
        <w:rPr>
          <w:rFonts w:ascii="Arial" w:hAnsi="Arial" w:cs="Arial" w:hint="eastAsia"/>
          <w:b/>
          <w:bCs/>
        </w:rPr>
        <w:t>2</w:t>
      </w:r>
      <w:r w:rsidRPr="003D017A">
        <w:rPr>
          <w:rFonts w:ascii="Arial" w:hAnsi="Arial" w:cs="Arial"/>
          <w:b/>
          <w:bCs/>
        </w:rPr>
        <w:t>.</w:t>
      </w:r>
      <w:r w:rsidR="00852B70">
        <w:rPr>
          <w:rFonts w:ascii="Arial" w:hAnsi="Arial" w:cs="Arial" w:hint="eastAsia"/>
          <w:b/>
          <w:bCs/>
        </w:rPr>
        <w:t>4</w:t>
      </w:r>
      <w:r w:rsidR="00852B70" w:rsidRPr="003D017A">
        <w:rPr>
          <w:rFonts w:ascii="Arial" w:hAnsi="Arial" w:cs="Arial"/>
          <w:b/>
          <w:bCs/>
        </w:rPr>
        <w:t xml:space="preserve">  </w:t>
      </w:r>
      <w:del w:id="146" w:author="yanghaiping" w:date="2011-09-25T21:45:00Z">
        <w:r w:rsidR="00E514D4" w:rsidRPr="003D017A">
          <w:rPr>
            <w:rFonts w:ascii="Arial" w:hAnsi="宋体" w:cs="Arial" w:hint="eastAsia"/>
            <w:bCs/>
          </w:rPr>
          <w:delText>如甲方根据本合同第</w:delText>
        </w:r>
        <w:r w:rsidR="00E67A97" w:rsidRPr="003D017A">
          <w:rPr>
            <w:rFonts w:ascii="Arial" w:hAnsi="宋体" w:cs="Arial" w:hint="eastAsia"/>
            <w:bCs/>
          </w:rPr>
          <w:delText>3</w:delText>
        </w:r>
        <w:r w:rsidR="00E514D4" w:rsidRPr="003D017A">
          <w:rPr>
            <w:rFonts w:ascii="Arial" w:hAnsi="宋体" w:cs="Arial" w:hint="eastAsia"/>
            <w:bCs/>
          </w:rPr>
          <w:delText>.3</w:delText>
        </w:r>
        <w:r w:rsidR="00E514D4" w:rsidRPr="003D017A">
          <w:rPr>
            <w:rFonts w:ascii="Arial" w:hAnsi="宋体" w:cs="Arial" w:hint="eastAsia"/>
            <w:bCs/>
          </w:rPr>
          <w:delText>款及</w:delText>
        </w:r>
        <w:r w:rsidR="00E67A97" w:rsidRPr="003D017A">
          <w:rPr>
            <w:rFonts w:ascii="Arial" w:hAnsi="宋体" w:cs="Arial" w:hint="eastAsia"/>
            <w:bCs/>
          </w:rPr>
          <w:delText>4</w:delText>
        </w:r>
        <w:r w:rsidR="00E514D4" w:rsidRPr="003D017A">
          <w:rPr>
            <w:rFonts w:ascii="Arial" w:hAnsi="宋体" w:cs="Arial" w:hint="eastAsia"/>
            <w:bCs/>
          </w:rPr>
          <w:delText>.6</w:delText>
        </w:r>
        <w:r w:rsidR="00E514D4" w:rsidRPr="003D017A">
          <w:rPr>
            <w:rFonts w:ascii="Arial" w:hAnsi="宋体" w:cs="Arial" w:hint="eastAsia"/>
            <w:bCs/>
          </w:rPr>
          <w:delText>款解除本合同，</w:delText>
        </w:r>
        <w:r w:rsidR="00E514D4" w:rsidRPr="003D017A">
          <w:rPr>
            <w:rFonts w:ascii="Arial" w:hAnsi="宋体" w:cs="Arial"/>
            <w:bCs/>
          </w:rPr>
          <w:delText>乙方除应切实履行本合同</w:delText>
        </w:r>
        <w:r w:rsidR="00E67A97" w:rsidRPr="003D017A">
          <w:rPr>
            <w:rFonts w:ascii="Arial" w:hAnsi="Arial" w:cs="Arial" w:hint="eastAsia"/>
            <w:bCs/>
          </w:rPr>
          <w:delText>12</w:delText>
        </w:r>
        <w:r w:rsidR="00E514D4" w:rsidRPr="003D017A">
          <w:rPr>
            <w:rFonts w:ascii="Arial" w:hAnsi="Arial" w:cs="Arial"/>
            <w:bCs/>
          </w:rPr>
          <w:delText>.3</w:delText>
        </w:r>
        <w:r w:rsidR="00E514D4" w:rsidRPr="003D017A">
          <w:rPr>
            <w:rFonts w:ascii="Arial" w:hAnsi="宋体" w:cs="Arial"/>
            <w:bCs/>
          </w:rPr>
          <w:delText>款约定的义务外，还应自甲方书面通知终止本合同之日起</w:delText>
        </w:r>
        <w:r w:rsidR="00E514D4" w:rsidRPr="003D017A">
          <w:rPr>
            <w:rFonts w:ascii="Arial" w:hAnsi="Arial" w:cs="Arial"/>
            <w:bCs/>
          </w:rPr>
          <w:delText>3</w:delText>
        </w:r>
        <w:r w:rsidR="00E514D4" w:rsidRPr="003D017A">
          <w:rPr>
            <w:rFonts w:ascii="Arial" w:hAnsi="宋体" w:cs="Arial"/>
            <w:bCs/>
          </w:rPr>
          <w:delText>日内按照甲方所要求的交付方式将全部已完成的阶段性成果及其他开发成果交付给甲方。甲方自实际交付日起拥有相关开发成果的全部知识产权，包括但不限于</w:delText>
        </w:r>
        <w:r w:rsidR="00E514D4" w:rsidRPr="003D017A">
          <w:rPr>
            <w:rFonts w:ascii="Arial" w:hAnsi="宋体" w:cs="Arial"/>
          </w:rPr>
          <w:delText>申请专利的权利、专利申请权、专利权、商标权、版权、商业秘密。</w:delText>
        </w:r>
        <w:r w:rsidR="00E514D4" w:rsidRPr="003D017A">
          <w:rPr>
            <w:rFonts w:ascii="Arial" w:hAnsi="宋体" w:cs="Arial" w:hint="eastAsia"/>
          </w:rPr>
          <w:delText>甲方因此而遭受其他损失的，乙方应承担赔偿责任。</w:delText>
        </w:r>
        <w:r w:rsidR="00E514D4" w:rsidRPr="003D017A">
          <w:rPr>
            <w:rFonts w:ascii="Arial" w:hAnsi="宋体" w:cs="Arial"/>
          </w:rPr>
          <w:delText>若乙方违反本条款约定，应赔偿由此给甲方造成的全部损失。</w:delText>
        </w:r>
      </w:del>
    </w:p>
    <w:p w14:paraId="071A6962" w14:textId="77777777" w:rsidR="007C0F0E" w:rsidRPr="003D017A" w:rsidRDefault="007C0F0E" w:rsidP="007C0F0E">
      <w:pPr>
        <w:snapToGrid w:val="0"/>
        <w:spacing w:line="240" w:lineRule="auto"/>
        <w:rPr>
          <w:del w:id="147" w:author="yanghaiping" w:date="2011-09-25T21:45:00Z"/>
          <w:rFonts w:ascii="Arial" w:hAnsi="Arial" w:cs="Arial"/>
          <w:bCs/>
        </w:rPr>
      </w:pPr>
    </w:p>
    <w:p w14:paraId="5B1FD1E6" w14:textId="71BF18DD" w:rsidR="007C0F0E" w:rsidRPr="009D1B99" w:rsidRDefault="007C0F0E" w:rsidP="0011270B">
      <w:pPr>
        <w:snapToGrid w:val="0"/>
        <w:spacing w:line="240" w:lineRule="auto"/>
        <w:ind w:left="517" w:hangingChars="245" w:hanging="517"/>
        <w:rPr>
          <w:rFonts w:ascii="Arial" w:hAnsi="Arial" w:cs="Arial"/>
        </w:rPr>
        <w:pPrChange w:id="148" w:author="yanghaiping" w:date="2011-09-25T21:45:00Z">
          <w:pPr>
            <w:snapToGrid w:val="0"/>
            <w:spacing w:line="240" w:lineRule="auto"/>
            <w:ind w:left="620" w:hangingChars="294" w:hanging="620"/>
            <w:jc w:val="both"/>
          </w:pPr>
        </w:pPrChange>
      </w:pPr>
      <w:del w:id="149" w:author="yanghaiping" w:date="2011-09-25T21:45:00Z">
        <w:r w:rsidRPr="003D017A">
          <w:rPr>
            <w:rFonts w:ascii="Arial" w:hAnsi="Arial" w:cs="Arial"/>
            <w:b/>
            <w:bCs/>
          </w:rPr>
          <w:delText>1</w:delText>
        </w:r>
        <w:r w:rsidR="009B09F2" w:rsidRPr="003D017A">
          <w:rPr>
            <w:rFonts w:ascii="Arial" w:hAnsi="Arial" w:cs="Arial" w:hint="eastAsia"/>
            <w:b/>
            <w:bCs/>
          </w:rPr>
          <w:delText>2</w:delText>
        </w:r>
        <w:r w:rsidRPr="003D017A">
          <w:rPr>
            <w:rFonts w:ascii="Arial" w:hAnsi="Arial" w:cs="Arial"/>
            <w:b/>
            <w:bCs/>
          </w:rPr>
          <w:delText xml:space="preserve">.5  </w:delText>
        </w:r>
      </w:del>
      <w:r w:rsidRPr="003D017A">
        <w:rPr>
          <w:rFonts w:ascii="Arial" w:hAnsi="宋体" w:cs="Arial"/>
          <w:bCs/>
        </w:rPr>
        <w:t>本合同因乙方过错而导致提前终止的，乙方应向甲方返还其支付的全部费用，</w:t>
      </w:r>
      <w:r w:rsidR="009D1B99">
        <w:rPr>
          <w:rFonts w:ascii="Arial" w:hAnsi="宋体" w:cs="Arial" w:hint="eastAsia"/>
          <w:bCs/>
        </w:rPr>
        <w:t>并向甲方</w:t>
      </w:r>
      <w:del w:id="150" w:author="yanghaiping" w:date="2011-09-25T21:45:00Z">
        <w:r w:rsidRPr="003D017A">
          <w:rPr>
            <w:rFonts w:ascii="Arial" w:hAnsi="宋体" w:cs="Arial"/>
            <w:bCs/>
          </w:rPr>
          <w:delText>赔偿由此给甲方造成</w:delText>
        </w:r>
      </w:del>
      <w:ins w:id="151" w:author="yanghaiping" w:date="2011-09-25T21:45:00Z">
        <w:r w:rsidR="009D1B99">
          <w:rPr>
            <w:rFonts w:ascii="Arial" w:hAnsi="宋体" w:cs="Arial" w:hint="eastAsia"/>
            <w:bCs/>
          </w:rPr>
          <w:t>支付合同价款的百分之二十作为违约金，如违约金不足以弥补甲方损失，乙方还应赔偿甲方</w:t>
        </w:r>
      </w:ins>
      <w:r w:rsidR="009D1B99">
        <w:rPr>
          <w:rFonts w:ascii="Arial" w:hAnsi="宋体" w:cs="Arial" w:hint="eastAsia"/>
          <w:bCs/>
        </w:rPr>
        <w:t>的经济损失。</w:t>
      </w:r>
    </w:p>
    <w:p w14:paraId="6EC441C3" w14:textId="77777777" w:rsidR="007C0F0E" w:rsidRPr="003D017A" w:rsidRDefault="007C0F0E" w:rsidP="007C0F0E">
      <w:pPr>
        <w:snapToGrid w:val="0"/>
        <w:spacing w:line="240" w:lineRule="auto"/>
        <w:rPr>
          <w:rFonts w:ascii="Arial" w:hAnsi="Arial" w:cs="Arial"/>
        </w:rPr>
      </w:pPr>
    </w:p>
    <w:p w14:paraId="7A1BD48A" w14:textId="77777777" w:rsidR="007C0F0E" w:rsidRPr="003D017A" w:rsidRDefault="009B09F2" w:rsidP="00A00CBE">
      <w:pPr>
        <w:snapToGrid w:val="0"/>
        <w:spacing w:line="240" w:lineRule="auto"/>
        <w:outlineLvl w:val="0"/>
        <w:rPr>
          <w:rFonts w:ascii="Arial" w:hAnsi="Arial" w:cs="Arial"/>
          <w:b/>
        </w:rPr>
      </w:pPr>
      <w:r w:rsidRPr="003D017A">
        <w:rPr>
          <w:rFonts w:ascii="Arial" w:hAnsi="Arial" w:cs="Arial" w:hint="eastAsia"/>
          <w:b/>
        </w:rPr>
        <w:lastRenderedPageBreak/>
        <w:t xml:space="preserve">13 </w:t>
      </w:r>
      <w:r w:rsidR="007C0F0E" w:rsidRPr="003D017A">
        <w:rPr>
          <w:rFonts w:ascii="Arial" w:hAnsi="宋体" w:cs="Arial"/>
          <w:b/>
        </w:rPr>
        <w:t>适用法律及争议解决</w:t>
      </w:r>
    </w:p>
    <w:p w14:paraId="18B5B855" w14:textId="77777777" w:rsidR="007C0F0E" w:rsidRPr="003D017A" w:rsidRDefault="007C0F0E" w:rsidP="007C0F0E">
      <w:pPr>
        <w:snapToGrid w:val="0"/>
        <w:spacing w:line="240" w:lineRule="auto"/>
        <w:rPr>
          <w:rFonts w:ascii="Arial" w:hAnsi="Arial" w:cs="Arial"/>
        </w:rPr>
      </w:pPr>
    </w:p>
    <w:p w14:paraId="0E6D54A5" w14:textId="4B29BD76" w:rsidR="007C0F0E" w:rsidRPr="003D017A" w:rsidRDefault="007C0F0E" w:rsidP="007C0F0E">
      <w:pPr>
        <w:snapToGrid w:val="0"/>
        <w:spacing w:line="240" w:lineRule="auto"/>
        <w:rPr>
          <w:rFonts w:ascii="Arial" w:hAnsi="Arial" w:cs="Arial"/>
        </w:rPr>
      </w:pPr>
      <w:r w:rsidRPr="003D017A">
        <w:rPr>
          <w:rFonts w:ascii="Arial" w:hAnsi="Arial" w:cs="Arial"/>
          <w:b/>
        </w:rPr>
        <w:t>1</w:t>
      </w:r>
      <w:r w:rsidR="009B09F2" w:rsidRPr="003D017A">
        <w:rPr>
          <w:rFonts w:ascii="Arial" w:hAnsi="Arial" w:cs="Arial" w:hint="eastAsia"/>
          <w:b/>
        </w:rPr>
        <w:t>3</w:t>
      </w:r>
      <w:r w:rsidRPr="003D017A">
        <w:rPr>
          <w:rFonts w:ascii="Arial" w:hAnsi="Arial" w:cs="Arial"/>
          <w:b/>
        </w:rPr>
        <w:t>.1</w:t>
      </w:r>
      <w:r w:rsidR="009B09F2" w:rsidRPr="003D017A">
        <w:rPr>
          <w:rFonts w:ascii="Arial" w:hAnsi="Arial" w:cs="Arial" w:hint="eastAsia"/>
          <w:b/>
        </w:rPr>
        <w:t xml:space="preserve">  </w:t>
      </w:r>
      <w:r w:rsidRPr="003D017A">
        <w:rPr>
          <w:rFonts w:ascii="Arial" w:hAnsi="宋体" w:cs="Arial"/>
        </w:rPr>
        <w:t>本合同应受中华人民共和国法律解释和管辖</w:t>
      </w:r>
      <w:del w:id="152" w:author="yanghaiping" w:date="2011-09-25T21:45:00Z">
        <w:r w:rsidRPr="003D017A">
          <w:rPr>
            <w:rFonts w:ascii="Arial" w:hAnsi="宋体" w:cs="Arial"/>
          </w:rPr>
          <w:delText>，并不考虑法律冲突</w:delText>
        </w:r>
      </w:del>
      <w:r w:rsidRPr="003D017A">
        <w:rPr>
          <w:rFonts w:ascii="Arial" w:hAnsi="宋体" w:cs="Arial"/>
        </w:rPr>
        <w:t>。</w:t>
      </w:r>
    </w:p>
    <w:p w14:paraId="13550786" w14:textId="77777777" w:rsidR="007C0F0E" w:rsidRPr="003D017A" w:rsidRDefault="007C0F0E" w:rsidP="007C0F0E">
      <w:pPr>
        <w:snapToGrid w:val="0"/>
        <w:spacing w:line="240" w:lineRule="auto"/>
        <w:rPr>
          <w:rFonts w:ascii="Arial" w:hAnsi="Arial" w:cs="Arial"/>
        </w:rPr>
      </w:pPr>
    </w:p>
    <w:p w14:paraId="400E6164" w14:textId="77777777" w:rsidR="007C0F0E" w:rsidRPr="003D017A" w:rsidRDefault="007C0F0E" w:rsidP="00417BE3">
      <w:pPr>
        <w:snapToGrid w:val="0"/>
        <w:spacing w:line="240" w:lineRule="auto"/>
        <w:ind w:left="620" w:hangingChars="294" w:hanging="620"/>
        <w:rPr>
          <w:rFonts w:ascii="Arial" w:hAnsi="Arial" w:cs="Arial"/>
        </w:rPr>
      </w:pPr>
      <w:r w:rsidRPr="003D017A">
        <w:rPr>
          <w:rFonts w:ascii="Arial" w:hAnsi="Arial" w:cs="Arial"/>
          <w:b/>
        </w:rPr>
        <w:t>1</w:t>
      </w:r>
      <w:r w:rsidR="009B09F2" w:rsidRPr="003D017A">
        <w:rPr>
          <w:rFonts w:ascii="Arial" w:hAnsi="Arial" w:cs="Arial" w:hint="eastAsia"/>
          <w:b/>
        </w:rPr>
        <w:t>3</w:t>
      </w:r>
      <w:r w:rsidRPr="003D017A">
        <w:rPr>
          <w:rFonts w:ascii="Arial" w:hAnsi="Arial" w:cs="Arial"/>
          <w:b/>
        </w:rPr>
        <w:t>.2</w:t>
      </w:r>
      <w:r w:rsidR="009B09F2" w:rsidRPr="003D017A">
        <w:rPr>
          <w:rFonts w:ascii="Arial" w:hAnsi="Arial" w:cs="Arial" w:hint="eastAsia"/>
          <w:b/>
        </w:rPr>
        <w:t xml:space="preserve">  </w:t>
      </w:r>
      <w:r w:rsidRPr="003D017A">
        <w:rPr>
          <w:rFonts w:ascii="Arial" w:hAnsi="宋体" w:cs="Arial"/>
        </w:rPr>
        <w:t>有关本合同的任何争议应由双方秉承善意友好协商解决。若三十日内协商不成，双方同意将争议提交深圳仲裁委员会依据其当时有效的仲裁规则仲裁解决。仲裁裁决是终局的，对双方均有法律约束力。除非仲裁裁决另有规定，仲裁费用应由仲裁败诉方承担。</w:t>
      </w:r>
    </w:p>
    <w:p w14:paraId="02BB1EA3" w14:textId="77777777" w:rsidR="007C0F0E" w:rsidRPr="003D017A" w:rsidRDefault="007C0F0E" w:rsidP="007C0F0E">
      <w:pPr>
        <w:snapToGrid w:val="0"/>
        <w:spacing w:line="240" w:lineRule="auto"/>
        <w:rPr>
          <w:rFonts w:ascii="Arial" w:hAnsi="Arial" w:cs="Arial"/>
        </w:rPr>
      </w:pPr>
    </w:p>
    <w:p w14:paraId="5F92F681" w14:textId="77777777" w:rsidR="007C0F0E" w:rsidRPr="003D017A" w:rsidRDefault="007C0F0E" w:rsidP="00A00CBE">
      <w:pPr>
        <w:snapToGrid w:val="0"/>
        <w:spacing w:line="240" w:lineRule="auto"/>
        <w:outlineLvl w:val="0"/>
        <w:rPr>
          <w:rFonts w:ascii="Arial" w:hAnsi="Arial" w:cs="Arial"/>
          <w:b/>
        </w:rPr>
      </w:pPr>
      <w:r w:rsidRPr="003D017A">
        <w:rPr>
          <w:rFonts w:ascii="Arial" w:hAnsi="Arial" w:cs="Arial"/>
          <w:b/>
        </w:rPr>
        <w:t>1</w:t>
      </w:r>
      <w:r w:rsidR="009B09F2" w:rsidRPr="003D017A">
        <w:rPr>
          <w:rFonts w:ascii="Arial" w:hAnsi="Arial" w:cs="Arial" w:hint="eastAsia"/>
          <w:b/>
        </w:rPr>
        <w:t>4</w:t>
      </w:r>
      <w:r w:rsidR="00D93213">
        <w:rPr>
          <w:rFonts w:ascii="Arial" w:hAnsi="Arial" w:cs="Arial" w:hint="eastAsia"/>
          <w:b/>
        </w:rPr>
        <w:t xml:space="preserve"> </w:t>
      </w:r>
      <w:r w:rsidR="00530F01" w:rsidRPr="003D017A">
        <w:rPr>
          <w:rFonts w:ascii="Arial" w:hAnsi="宋体" w:cs="Arial"/>
          <w:b/>
        </w:rPr>
        <w:t>其他</w:t>
      </w:r>
      <w:r w:rsidRPr="003D017A">
        <w:rPr>
          <w:rFonts w:ascii="Arial" w:hAnsi="宋体" w:cs="Arial"/>
          <w:b/>
        </w:rPr>
        <w:t>一般性条款</w:t>
      </w:r>
    </w:p>
    <w:p w14:paraId="2407A1E9" w14:textId="77777777" w:rsidR="007C0F0E" w:rsidRPr="003D017A" w:rsidRDefault="007C0F0E" w:rsidP="007C0F0E">
      <w:pPr>
        <w:snapToGrid w:val="0"/>
        <w:spacing w:line="240" w:lineRule="auto"/>
        <w:rPr>
          <w:rFonts w:ascii="Arial" w:hAnsi="Arial" w:cs="Arial"/>
        </w:rPr>
      </w:pPr>
    </w:p>
    <w:p w14:paraId="53DB3977" w14:textId="77777777" w:rsidR="007C0F0E" w:rsidRPr="003D017A" w:rsidRDefault="007C0F0E" w:rsidP="007C0F0E">
      <w:pPr>
        <w:snapToGrid w:val="0"/>
        <w:spacing w:line="240" w:lineRule="auto"/>
        <w:rPr>
          <w:rFonts w:ascii="Arial" w:hAnsi="Arial" w:cs="Arial"/>
          <w:bCs/>
        </w:rPr>
      </w:pPr>
      <w:r w:rsidRPr="003D017A">
        <w:rPr>
          <w:rFonts w:ascii="Arial" w:hAnsi="Arial" w:cs="Arial"/>
          <w:b/>
          <w:bCs/>
        </w:rPr>
        <w:t>1</w:t>
      </w:r>
      <w:r w:rsidR="009B09F2" w:rsidRPr="003D017A">
        <w:rPr>
          <w:rFonts w:ascii="Arial" w:hAnsi="Arial" w:cs="Arial" w:hint="eastAsia"/>
          <w:b/>
          <w:bCs/>
        </w:rPr>
        <w:t>4</w:t>
      </w:r>
      <w:r w:rsidRPr="003D017A">
        <w:rPr>
          <w:rFonts w:ascii="Arial" w:hAnsi="Arial" w:cs="Arial"/>
          <w:b/>
          <w:bCs/>
        </w:rPr>
        <w:t>.1</w:t>
      </w:r>
      <w:r w:rsidR="009C1ED2">
        <w:rPr>
          <w:rFonts w:ascii="Arial" w:hAnsi="Arial" w:cs="Arial" w:hint="eastAsia"/>
          <w:b/>
          <w:bCs/>
        </w:rPr>
        <w:t xml:space="preserve">  </w:t>
      </w:r>
      <w:r w:rsidRPr="003D017A">
        <w:rPr>
          <w:rFonts w:ascii="Arial" w:hAnsi="宋体" w:cs="Arial"/>
          <w:bCs/>
        </w:rPr>
        <w:t>各方均在此声明，各方拥有足够的资质和能力签署和履行本合同。</w:t>
      </w:r>
    </w:p>
    <w:p w14:paraId="1C38718F" w14:textId="77777777" w:rsidR="007C0F0E" w:rsidRPr="003D017A" w:rsidRDefault="007C0F0E" w:rsidP="007C0F0E">
      <w:pPr>
        <w:snapToGrid w:val="0"/>
        <w:spacing w:line="240" w:lineRule="auto"/>
        <w:rPr>
          <w:rFonts w:ascii="Arial" w:hAnsi="Arial" w:cs="Arial"/>
          <w:bCs/>
        </w:rPr>
      </w:pPr>
    </w:p>
    <w:p w14:paraId="3C6940EF" w14:textId="77777777" w:rsidR="007C0F0E" w:rsidRPr="003D017A" w:rsidRDefault="007C0F0E" w:rsidP="007C0F0E">
      <w:pPr>
        <w:snapToGrid w:val="0"/>
        <w:spacing w:line="240" w:lineRule="auto"/>
        <w:rPr>
          <w:rFonts w:ascii="Arial" w:hAnsi="Arial" w:cs="Arial"/>
        </w:rPr>
      </w:pPr>
      <w:r w:rsidRPr="003D017A">
        <w:rPr>
          <w:rFonts w:ascii="Arial" w:hAnsi="Arial" w:cs="Arial"/>
          <w:b/>
        </w:rPr>
        <w:t>1</w:t>
      </w:r>
      <w:r w:rsidR="009B09F2" w:rsidRPr="003D017A">
        <w:rPr>
          <w:rFonts w:ascii="Arial" w:hAnsi="Arial" w:cs="Arial" w:hint="eastAsia"/>
          <w:b/>
        </w:rPr>
        <w:t>4</w:t>
      </w:r>
      <w:r w:rsidRPr="003D017A">
        <w:rPr>
          <w:rFonts w:ascii="Arial" w:hAnsi="Arial" w:cs="Arial"/>
          <w:b/>
        </w:rPr>
        <w:t>.2</w:t>
      </w:r>
      <w:r w:rsidR="009C1ED2">
        <w:rPr>
          <w:rFonts w:ascii="Arial" w:hAnsi="Arial" w:cs="Arial" w:hint="eastAsia"/>
          <w:b/>
        </w:rPr>
        <w:t xml:space="preserve">  </w:t>
      </w:r>
      <w:r w:rsidRPr="003D017A">
        <w:rPr>
          <w:rFonts w:ascii="Arial" w:hAnsi="宋体" w:cs="Arial"/>
        </w:rPr>
        <w:t>各方在履行本合同的过程中，应遵从所有适用的法律。</w:t>
      </w:r>
    </w:p>
    <w:p w14:paraId="2CECDD54" w14:textId="77777777" w:rsidR="007C0F0E" w:rsidRPr="003D017A" w:rsidRDefault="007C0F0E" w:rsidP="007C0F0E">
      <w:pPr>
        <w:snapToGrid w:val="0"/>
        <w:spacing w:line="240" w:lineRule="auto"/>
        <w:rPr>
          <w:rFonts w:ascii="Arial" w:hAnsi="Arial" w:cs="Arial"/>
          <w:bCs/>
        </w:rPr>
      </w:pPr>
    </w:p>
    <w:p w14:paraId="15F3A474" w14:textId="77777777" w:rsidR="008768B1" w:rsidRPr="003D017A" w:rsidRDefault="007C0F0E" w:rsidP="008768B1">
      <w:pPr>
        <w:snapToGrid w:val="0"/>
        <w:spacing w:line="240" w:lineRule="auto"/>
        <w:ind w:left="1"/>
        <w:rPr>
          <w:rFonts w:ascii="Arial" w:hAnsi="Arial" w:cs="Arial"/>
        </w:rPr>
      </w:pPr>
      <w:r w:rsidRPr="003D017A">
        <w:rPr>
          <w:rFonts w:ascii="Arial" w:hAnsi="Arial" w:cs="Arial"/>
          <w:b/>
        </w:rPr>
        <w:t>1</w:t>
      </w:r>
      <w:r w:rsidR="009B09F2" w:rsidRPr="003D017A">
        <w:rPr>
          <w:rFonts w:ascii="Arial" w:hAnsi="Arial" w:cs="Arial" w:hint="eastAsia"/>
          <w:b/>
        </w:rPr>
        <w:t>4</w:t>
      </w:r>
      <w:r w:rsidRPr="003D017A">
        <w:rPr>
          <w:rFonts w:ascii="Arial" w:hAnsi="Arial" w:cs="Arial"/>
          <w:b/>
        </w:rPr>
        <w:t>.3</w:t>
      </w:r>
      <w:r w:rsidR="009C1ED2">
        <w:rPr>
          <w:rFonts w:ascii="Arial" w:hAnsi="Arial" w:cs="Arial" w:hint="eastAsia"/>
          <w:b/>
        </w:rPr>
        <w:t xml:space="preserve">  </w:t>
      </w:r>
      <w:r w:rsidR="008768B1" w:rsidRPr="003D017A">
        <w:rPr>
          <w:rFonts w:ascii="Arial" w:hAnsi="宋体" w:cs="Arial"/>
        </w:rPr>
        <w:t>关于本合同的所有通知应当采用书面形式。</w:t>
      </w:r>
    </w:p>
    <w:p w14:paraId="3EF8ADD0" w14:textId="77777777" w:rsidR="008768B1" w:rsidRPr="003D017A" w:rsidRDefault="008768B1" w:rsidP="007C0F0E">
      <w:pPr>
        <w:snapToGrid w:val="0"/>
        <w:spacing w:line="240" w:lineRule="auto"/>
        <w:ind w:left="2"/>
        <w:rPr>
          <w:rFonts w:ascii="Arial" w:hAnsi="Arial" w:cs="Arial"/>
          <w:b/>
        </w:rPr>
      </w:pPr>
    </w:p>
    <w:p w14:paraId="6530DCD3" w14:textId="77777777" w:rsidR="007C0F0E" w:rsidRPr="003D017A" w:rsidRDefault="007C0F0E" w:rsidP="00417BE3">
      <w:pPr>
        <w:snapToGrid w:val="0"/>
        <w:spacing w:line="240" w:lineRule="auto"/>
        <w:ind w:leftChars="1" w:left="622" w:hangingChars="294" w:hanging="620"/>
        <w:rPr>
          <w:rFonts w:ascii="Arial" w:hAnsi="Arial" w:cs="Arial"/>
        </w:rPr>
      </w:pPr>
      <w:r w:rsidRPr="003D017A">
        <w:rPr>
          <w:rFonts w:ascii="Arial" w:hAnsi="Arial" w:cs="Arial"/>
          <w:b/>
        </w:rPr>
        <w:t>1</w:t>
      </w:r>
      <w:r w:rsidR="009B09F2" w:rsidRPr="003D017A">
        <w:rPr>
          <w:rFonts w:ascii="Arial" w:hAnsi="Arial" w:cs="Arial" w:hint="eastAsia"/>
          <w:b/>
        </w:rPr>
        <w:t>4</w:t>
      </w:r>
      <w:r w:rsidRPr="003D017A">
        <w:rPr>
          <w:rFonts w:ascii="Arial" w:hAnsi="Arial" w:cs="Arial"/>
          <w:b/>
        </w:rPr>
        <w:t>.4</w:t>
      </w:r>
      <w:r w:rsidR="009C1ED2">
        <w:rPr>
          <w:rFonts w:ascii="Arial" w:hAnsi="Arial" w:cs="Arial" w:hint="eastAsia"/>
          <w:b/>
        </w:rPr>
        <w:t xml:space="preserve">  </w:t>
      </w:r>
      <w:r w:rsidRPr="003D017A">
        <w:rPr>
          <w:rFonts w:ascii="Arial" w:hAnsi="宋体" w:cs="Arial"/>
        </w:rPr>
        <w:t>本合同所载任何内容不应被解释为在甲乙双方间创设合资、合伙、代理或任何其它本合同目的以外的关系。</w:t>
      </w:r>
    </w:p>
    <w:p w14:paraId="1E9489CF" w14:textId="77777777" w:rsidR="007C0F0E" w:rsidRPr="003D017A" w:rsidRDefault="007C0F0E" w:rsidP="007C0F0E">
      <w:pPr>
        <w:snapToGrid w:val="0"/>
        <w:spacing w:line="240" w:lineRule="auto"/>
        <w:rPr>
          <w:rFonts w:ascii="Arial" w:hAnsi="Arial" w:cs="Arial"/>
        </w:rPr>
      </w:pPr>
    </w:p>
    <w:p w14:paraId="4377870B" w14:textId="77777777" w:rsidR="007C0F0E" w:rsidRPr="003D017A" w:rsidRDefault="007C0F0E" w:rsidP="00417BE3">
      <w:pPr>
        <w:snapToGrid w:val="0"/>
        <w:spacing w:line="240" w:lineRule="auto"/>
        <w:ind w:left="620" w:hangingChars="294" w:hanging="620"/>
        <w:rPr>
          <w:rFonts w:ascii="Arial" w:hAnsi="Arial" w:cs="Arial"/>
        </w:rPr>
      </w:pPr>
      <w:r w:rsidRPr="003D017A">
        <w:rPr>
          <w:rFonts w:ascii="Arial" w:hAnsi="Arial" w:cs="Arial"/>
          <w:b/>
        </w:rPr>
        <w:t>1</w:t>
      </w:r>
      <w:r w:rsidR="009B09F2" w:rsidRPr="003D017A">
        <w:rPr>
          <w:rFonts w:ascii="Arial" w:hAnsi="Arial" w:cs="Arial" w:hint="eastAsia"/>
          <w:b/>
        </w:rPr>
        <w:t>4</w:t>
      </w:r>
      <w:r w:rsidRPr="003D017A">
        <w:rPr>
          <w:rFonts w:ascii="Arial" w:hAnsi="Arial" w:cs="Arial"/>
          <w:b/>
        </w:rPr>
        <w:t>.5</w:t>
      </w:r>
      <w:r w:rsidR="009C1ED2">
        <w:rPr>
          <w:rFonts w:ascii="Arial" w:hAnsi="Arial" w:cs="Arial" w:hint="eastAsia"/>
          <w:b/>
        </w:rPr>
        <w:t xml:space="preserve">  </w:t>
      </w:r>
      <w:r w:rsidRPr="003D017A">
        <w:rPr>
          <w:rFonts w:ascii="Arial" w:hAnsi="宋体" w:cs="Arial"/>
        </w:rPr>
        <w:t>所有</w:t>
      </w:r>
      <w:r w:rsidR="00305C2D" w:rsidRPr="003D017A">
        <w:rPr>
          <w:rFonts w:ascii="Arial" w:hAnsi="宋体" w:cs="Arial"/>
        </w:rPr>
        <w:t>附件</w:t>
      </w:r>
      <w:r w:rsidRPr="003D017A">
        <w:rPr>
          <w:rFonts w:ascii="Arial" w:hAnsi="宋体" w:cs="Arial"/>
        </w:rPr>
        <w:t>均构成本合同的有效组成部分。本合同反</w:t>
      </w:r>
      <w:r w:rsidR="00977477" w:rsidRPr="003D017A">
        <w:rPr>
          <w:rFonts w:ascii="Arial" w:hAnsi="宋体" w:cs="Arial"/>
        </w:rPr>
        <w:t>映</w:t>
      </w:r>
      <w:r w:rsidRPr="003D017A">
        <w:rPr>
          <w:rFonts w:ascii="Arial" w:hAnsi="宋体" w:cs="Arial"/>
        </w:rPr>
        <w:t>了双方对本合同所述主题的全部协定，并代替所有之前关于本合同所述主题的任何协议及以往惯例。</w:t>
      </w:r>
    </w:p>
    <w:p w14:paraId="5B84775A" w14:textId="77777777" w:rsidR="007C0F0E" w:rsidRPr="003D017A" w:rsidRDefault="007C0F0E" w:rsidP="007C0F0E">
      <w:pPr>
        <w:snapToGrid w:val="0"/>
        <w:spacing w:line="240" w:lineRule="auto"/>
        <w:rPr>
          <w:rFonts w:ascii="Arial" w:hAnsi="Arial" w:cs="Arial"/>
        </w:rPr>
      </w:pPr>
    </w:p>
    <w:p w14:paraId="03E3A70B" w14:textId="77777777" w:rsidR="007C0F0E" w:rsidRPr="003D017A" w:rsidRDefault="007C0F0E" w:rsidP="007C0F0E">
      <w:pPr>
        <w:snapToGrid w:val="0"/>
        <w:spacing w:line="240" w:lineRule="auto"/>
        <w:rPr>
          <w:rFonts w:ascii="Arial" w:hAnsi="Arial" w:cs="Arial"/>
        </w:rPr>
      </w:pPr>
      <w:r w:rsidRPr="003D017A">
        <w:rPr>
          <w:rFonts w:ascii="Arial" w:hAnsi="Arial" w:cs="Arial"/>
          <w:b/>
        </w:rPr>
        <w:t>1</w:t>
      </w:r>
      <w:r w:rsidR="009B09F2" w:rsidRPr="003D017A">
        <w:rPr>
          <w:rFonts w:ascii="Arial" w:hAnsi="Arial" w:cs="Arial" w:hint="eastAsia"/>
          <w:b/>
        </w:rPr>
        <w:t>4</w:t>
      </w:r>
      <w:r w:rsidRPr="003D017A">
        <w:rPr>
          <w:rFonts w:ascii="Arial" w:hAnsi="Arial" w:cs="Arial"/>
          <w:b/>
        </w:rPr>
        <w:t>.6</w:t>
      </w:r>
      <w:r w:rsidR="009C1ED2">
        <w:rPr>
          <w:rFonts w:ascii="Arial" w:hAnsi="Arial" w:cs="Arial" w:hint="eastAsia"/>
          <w:b/>
        </w:rPr>
        <w:t xml:space="preserve">  </w:t>
      </w:r>
      <w:r w:rsidRPr="003D017A">
        <w:rPr>
          <w:rFonts w:ascii="Arial" w:hAnsi="宋体" w:cs="Arial"/>
        </w:rPr>
        <w:t>未经双方书面同意，本合同不得修改。</w:t>
      </w:r>
    </w:p>
    <w:p w14:paraId="4F8C0153" w14:textId="77777777" w:rsidR="007C0F0E" w:rsidRPr="003D017A" w:rsidRDefault="007C0F0E" w:rsidP="007C0F0E">
      <w:pPr>
        <w:snapToGrid w:val="0"/>
        <w:spacing w:line="240" w:lineRule="auto"/>
        <w:rPr>
          <w:rFonts w:ascii="Arial" w:hAnsi="Arial" w:cs="Arial"/>
        </w:rPr>
      </w:pPr>
    </w:p>
    <w:p w14:paraId="491BAD0F" w14:textId="77777777" w:rsidR="007C0F0E" w:rsidRPr="003D017A" w:rsidRDefault="007C0F0E" w:rsidP="007C0F0E">
      <w:pPr>
        <w:snapToGrid w:val="0"/>
        <w:spacing w:line="240" w:lineRule="auto"/>
        <w:rPr>
          <w:rFonts w:ascii="Arial" w:hAnsi="Arial" w:cs="Arial"/>
        </w:rPr>
      </w:pPr>
      <w:r w:rsidRPr="003D017A">
        <w:rPr>
          <w:rFonts w:ascii="Arial" w:hAnsi="Arial" w:cs="Arial"/>
          <w:b/>
        </w:rPr>
        <w:t>1</w:t>
      </w:r>
      <w:r w:rsidR="009B09F2" w:rsidRPr="003D017A">
        <w:rPr>
          <w:rFonts w:ascii="Arial" w:hAnsi="Arial" w:cs="Arial" w:hint="eastAsia"/>
          <w:b/>
        </w:rPr>
        <w:t>4</w:t>
      </w:r>
      <w:r w:rsidRPr="003D017A">
        <w:rPr>
          <w:rFonts w:ascii="Arial" w:hAnsi="Arial" w:cs="Arial"/>
          <w:b/>
        </w:rPr>
        <w:t>.7</w:t>
      </w:r>
      <w:r w:rsidR="009C1ED2">
        <w:rPr>
          <w:rFonts w:ascii="Arial" w:hAnsi="Arial" w:cs="Arial" w:hint="eastAsia"/>
          <w:b/>
        </w:rPr>
        <w:t xml:space="preserve">  </w:t>
      </w:r>
      <w:r w:rsidRPr="003D017A">
        <w:rPr>
          <w:rFonts w:ascii="Arial" w:hAnsi="宋体" w:cs="Arial"/>
        </w:rPr>
        <w:t>未经双方事先书面同意，任一方不得转让其在本合同下的任何权利或义务。</w:t>
      </w:r>
    </w:p>
    <w:p w14:paraId="45CB0578" w14:textId="77777777" w:rsidR="007C0F0E" w:rsidRPr="003D017A" w:rsidRDefault="007C0F0E" w:rsidP="007C0F0E">
      <w:pPr>
        <w:snapToGrid w:val="0"/>
        <w:spacing w:line="240" w:lineRule="auto"/>
        <w:rPr>
          <w:rFonts w:ascii="Arial" w:hAnsi="Arial" w:cs="Arial"/>
        </w:rPr>
      </w:pPr>
    </w:p>
    <w:p w14:paraId="189DB173" w14:textId="77777777" w:rsidR="007C0F0E" w:rsidRPr="003D017A" w:rsidRDefault="007C0F0E" w:rsidP="00417BE3">
      <w:pPr>
        <w:snapToGrid w:val="0"/>
        <w:spacing w:line="240" w:lineRule="auto"/>
        <w:ind w:left="620" w:hangingChars="294" w:hanging="620"/>
        <w:rPr>
          <w:rFonts w:ascii="Arial" w:hAnsi="Arial" w:cs="Arial"/>
        </w:rPr>
      </w:pPr>
      <w:r w:rsidRPr="003D017A">
        <w:rPr>
          <w:rFonts w:ascii="Arial" w:hAnsi="Arial" w:cs="Arial"/>
          <w:b/>
        </w:rPr>
        <w:t>1</w:t>
      </w:r>
      <w:r w:rsidR="009B09F2" w:rsidRPr="003D017A">
        <w:rPr>
          <w:rFonts w:ascii="Arial" w:hAnsi="Arial" w:cs="Arial" w:hint="eastAsia"/>
          <w:b/>
        </w:rPr>
        <w:t>4</w:t>
      </w:r>
      <w:r w:rsidRPr="003D017A">
        <w:rPr>
          <w:rFonts w:ascii="Arial" w:hAnsi="Arial" w:cs="Arial"/>
          <w:b/>
        </w:rPr>
        <w:t>.8</w:t>
      </w:r>
      <w:r w:rsidR="009C1ED2">
        <w:rPr>
          <w:rFonts w:ascii="Arial" w:hAnsi="Arial" w:cs="Arial" w:hint="eastAsia"/>
          <w:b/>
        </w:rPr>
        <w:t xml:space="preserve">  </w:t>
      </w:r>
      <w:r w:rsidRPr="003D017A">
        <w:rPr>
          <w:rFonts w:ascii="Arial" w:hAnsi="宋体" w:cs="Arial"/>
        </w:rPr>
        <w:t>若本合同中部分条款因任何原因而被认定无效，此种无效条款并不影响其他条款的有效性，且此种无效条款应自始视为不存在。</w:t>
      </w:r>
    </w:p>
    <w:p w14:paraId="74AD4EFB" w14:textId="77777777" w:rsidR="007C0F0E" w:rsidRPr="003D017A" w:rsidRDefault="007C0F0E" w:rsidP="007C0F0E">
      <w:pPr>
        <w:snapToGrid w:val="0"/>
        <w:spacing w:line="240" w:lineRule="auto"/>
        <w:rPr>
          <w:rFonts w:ascii="Arial" w:hAnsi="Arial" w:cs="Arial"/>
        </w:rPr>
      </w:pPr>
    </w:p>
    <w:p w14:paraId="37BBFAF4" w14:textId="77777777" w:rsidR="007C0F0E" w:rsidRPr="003D017A" w:rsidRDefault="007C0F0E" w:rsidP="007C0F0E">
      <w:pPr>
        <w:snapToGrid w:val="0"/>
        <w:spacing w:line="240" w:lineRule="auto"/>
        <w:rPr>
          <w:rFonts w:ascii="Arial" w:hAnsi="Arial" w:cs="Arial"/>
        </w:rPr>
      </w:pPr>
      <w:r w:rsidRPr="003D017A">
        <w:rPr>
          <w:rFonts w:ascii="Arial" w:hAnsi="Arial" w:cs="Arial"/>
          <w:b/>
        </w:rPr>
        <w:t>1</w:t>
      </w:r>
      <w:r w:rsidR="009B09F2" w:rsidRPr="003D017A">
        <w:rPr>
          <w:rFonts w:ascii="Arial" w:hAnsi="Arial" w:cs="Arial" w:hint="eastAsia"/>
          <w:b/>
        </w:rPr>
        <w:t>4</w:t>
      </w:r>
      <w:r w:rsidRPr="003D017A">
        <w:rPr>
          <w:rFonts w:ascii="Arial" w:hAnsi="Arial" w:cs="Arial"/>
          <w:b/>
        </w:rPr>
        <w:t>.9</w:t>
      </w:r>
      <w:r w:rsidR="009B09F2" w:rsidRPr="003D017A">
        <w:rPr>
          <w:rFonts w:ascii="Arial" w:hAnsi="Arial" w:cs="Arial" w:hint="eastAsia"/>
          <w:b/>
        </w:rPr>
        <w:t xml:space="preserve"> </w:t>
      </w:r>
      <w:r w:rsidR="009C1ED2">
        <w:rPr>
          <w:rFonts w:ascii="Arial" w:hAnsi="Arial" w:cs="Arial" w:hint="eastAsia"/>
          <w:b/>
        </w:rPr>
        <w:t xml:space="preserve"> </w:t>
      </w:r>
      <w:r w:rsidRPr="003D017A">
        <w:rPr>
          <w:rFonts w:ascii="Arial" w:hAnsi="宋体" w:cs="Arial"/>
        </w:rPr>
        <w:t>一方未能或延迟行使其在本合同下的权利，不能解释为其弃权。</w:t>
      </w:r>
    </w:p>
    <w:p w14:paraId="41974193" w14:textId="77777777" w:rsidR="007C0F0E" w:rsidRPr="003D017A" w:rsidRDefault="007C0F0E" w:rsidP="007C0F0E">
      <w:pPr>
        <w:snapToGrid w:val="0"/>
        <w:spacing w:line="240" w:lineRule="auto"/>
        <w:rPr>
          <w:rFonts w:ascii="Arial" w:hAnsi="Arial" w:cs="Arial"/>
        </w:rPr>
      </w:pPr>
    </w:p>
    <w:p w14:paraId="62BB838F" w14:textId="77777777" w:rsidR="007C0F0E" w:rsidRPr="003D017A" w:rsidRDefault="009B09F2" w:rsidP="009B09F2">
      <w:pPr>
        <w:snapToGrid w:val="0"/>
        <w:spacing w:line="240" w:lineRule="auto"/>
        <w:rPr>
          <w:rFonts w:ascii="Arial" w:hAnsi="Arial" w:cs="Arial"/>
        </w:rPr>
      </w:pPr>
      <w:r w:rsidRPr="003D017A">
        <w:rPr>
          <w:rFonts w:ascii="Arial" w:hAnsi="Arial" w:cs="Arial"/>
          <w:b/>
        </w:rPr>
        <w:t>1</w:t>
      </w:r>
      <w:r w:rsidRPr="003D017A">
        <w:rPr>
          <w:rFonts w:ascii="Arial" w:hAnsi="Arial" w:cs="Arial" w:hint="eastAsia"/>
          <w:b/>
        </w:rPr>
        <w:t>4</w:t>
      </w:r>
      <w:r w:rsidRPr="003D017A">
        <w:rPr>
          <w:rFonts w:ascii="Arial" w:hAnsi="Arial" w:cs="Arial"/>
          <w:b/>
        </w:rPr>
        <w:t>.</w:t>
      </w:r>
      <w:r w:rsidRPr="003D017A">
        <w:rPr>
          <w:rFonts w:ascii="Arial" w:hAnsi="Arial" w:cs="Arial" w:hint="eastAsia"/>
          <w:b/>
        </w:rPr>
        <w:t>10</w:t>
      </w:r>
      <w:r w:rsidR="009C1ED2">
        <w:rPr>
          <w:rFonts w:ascii="Arial" w:hAnsi="Arial" w:cs="Arial" w:hint="eastAsia"/>
          <w:b/>
        </w:rPr>
        <w:t xml:space="preserve"> </w:t>
      </w:r>
      <w:r w:rsidR="007C0F0E" w:rsidRPr="003D017A">
        <w:rPr>
          <w:rFonts w:ascii="Arial" w:hAnsi="宋体" w:cs="Arial"/>
        </w:rPr>
        <w:t>本合同中</w:t>
      </w:r>
      <w:r w:rsidR="00AB6F6C" w:rsidRPr="003D017A">
        <w:rPr>
          <w:rFonts w:ascii="Arial" w:hAnsi="宋体" w:cs="Arial"/>
        </w:rPr>
        <w:t>所有标题仅为方便阅读所设置</w:t>
      </w:r>
      <w:r w:rsidR="007C0F0E" w:rsidRPr="003D017A">
        <w:rPr>
          <w:rFonts w:ascii="Arial" w:hAnsi="宋体" w:cs="Arial"/>
        </w:rPr>
        <w:t>，并不影响本合同任何部分的含义或解释。</w:t>
      </w:r>
    </w:p>
    <w:p w14:paraId="4EB2F903" w14:textId="77777777" w:rsidR="007C0F0E" w:rsidRPr="003D017A" w:rsidRDefault="007C0F0E" w:rsidP="007C0F0E">
      <w:pPr>
        <w:snapToGrid w:val="0"/>
        <w:spacing w:line="240" w:lineRule="auto"/>
        <w:rPr>
          <w:rFonts w:ascii="Arial" w:hAnsi="Arial" w:cs="Arial"/>
        </w:rPr>
      </w:pPr>
    </w:p>
    <w:p w14:paraId="4307CFCA" w14:textId="77777777" w:rsidR="007C0F0E" w:rsidRPr="003D017A" w:rsidRDefault="00417BE3" w:rsidP="00417BE3">
      <w:pPr>
        <w:snapToGrid w:val="0"/>
        <w:spacing w:line="240" w:lineRule="auto"/>
        <w:rPr>
          <w:rFonts w:ascii="Arial" w:hAnsi="宋体" w:cs="Arial"/>
        </w:rPr>
      </w:pPr>
      <w:r w:rsidRPr="003D017A">
        <w:rPr>
          <w:rFonts w:ascii="Arial" w:hAnsi="宋体" w:cs="Arial" w:hint="eastAsia"/>
          <w:b/>
        </w:rPr>
        <w:t>1</w:t>
      </w:r>
      <w:r w:rsidR="009B09F2" w:rsidRPr="003D017A">
        <w:rPr>
          <w:rFonts w:ascii="Arial" w:hAnsi="宋体" w:cs="Arial" w:hint="eastAsia"/>
          <w:b/>
        </w:rPr>
        <w:t>4</w:t>
      </w:r>
      <w:r w:rsidRPr="003D017A">
        <w:rPr>
          <w:rFonts w:ascii="Arial" w:hAnsi="宋体" w:cs="Arial" w:hint="eastAsia"/>
          <w:b/>
        </w:rPr>
        <w:t xml:space="preserve">.11 </w:t>
      </w:r>
      <w:r w:rsidR="007C0F0E" w:rsidRPr="003D017A">
        <w:rPr>
          <w:rFonts w:ascii="Arial" w:hAnsi="宋体" w:cs="Arial"/>
        </w:rPr>
        <w:t>本合同一式四份，双方各执两份，均具有同等法律效力。</w:t>
      </w:r>
    </w:p>
    <w:p w14:paraId="1DBB6136" w14:textId="77777777" w:rsidR="001C0741" w:rsidRPr="003D017A" w:rsidRDefault="001C0741" w:rsidP="007C0F0E">
      <w:pPr>
        <w:snapToGrid w:val="0"/>
        <w:spacing w:line="240" w:lineRule="auto"/>
        <w:rPr>
          <w:rFonts w:ascii="Arial" w:hAnsi="Arial" w:cs="Arial"/>
        </w:rPr>
      </w:pPr>
    </w:p>
    <w:p w14:paraId="388D0C84" w14:textId="77777777" w:rsidR="007C0F0E" w:rsidRPr="003D017A" w:rsidRDefault="007C0F0E" w:rsidP="007C0F0E">
      <w:pPr>
        <w:snapToGrid w:val="0"/>
        <w:spacing w:line="240" w:lineRule="auto"/>
        <w:rPr>
          <w:rFonts w:ascii="Arial" w:hAnsi="Arial" w:cs="Arial"/>
        </w:rPr>
      </w:pPr>
      <w:r w:rsidRPr="003D017A">
        <w:rPr>
          <w:rFonts w:ascii="Arial" w:hAnsi="宋体" w:cs="Arial"/>
        </w:rPr>
        <w:t>双方授权代表签署如下</w:t>
      </w:r>
      <w:r w:rsidR="00014122" w:rsidRPr="003D017A">
        <w:rPr>
          <w:rFonts w:ascii="Arial" w:hAnsi="宋体" w:cs="Arial" w:hint="eastAsia"/>
        </w:rPr>
        <w:t>：</w:t>
      </w:r>
    </w:p>
    <w:p w14:paraId="1625EAC3" w14:textId="77777777" w:rsidR="007C0F0E" w:rsidRPr="003D017A" w:rsidRDefault="007C0F0E" w:rsidP="007C0F0E">
      <w:pPr>
        <w:snapToGrid w:val="0"/>
        <w:spacing w:line="240" w:lineRule="auto"/>
        <w:rPr>
          <w:rFonts w:ascii="Arial" w:hAnsi="Arial" w:cs="Arial"/>
        </w:rPr>
      </w:pPr>
    </w:p>
    <w:tbl>
      <w:tblPr>
        <w:tblW w:w="0" w:type="auto"/>
        <w:tblLook w:val="01E0" w:firstRow="1" w:lastRow="1" w:firstColumn="1" w:lastColumn="1" w:noHBand="0" w:noVBand="0"/>
        <w:tblPrChange w:id="153" w:author="yanghaiping" w:date="2011-09-25T21:45:00Z">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PrChange>
      </w:tblPr>
      <w:tblGrid>
        <w:gridCol w:w="4098"/>
        <w:gridCol w:w="4424"/>
        <w:tblGridChange w:id="154">
          <w:tblGrid>
            <w:gridCol w:w="4098"/>
            <w:gridCol w:w="4424"/>
          </w:tblGrid>
        </w:tblGridChange>
      </w:tblGrid>
      <w:tr w:rsidR="00B56585" w:rsidRPr="003D017A" w14:paraId="5FCB3510" w14:textId="77777777" w:rsidTr="004B2A8D">
        <w:tc>
          <w:tcPr>
            <w:tcW w:w="4098" w:type="dxa"/>
            <w:vAlign w:val="center"/>
            <w:tcPrChange w:id="155" w:author="yanghaiping" w:date="2011-09-25T21:45:00Z">
              <w:tcPr>
                <w:tcW w:w="4098" w:type="dxa"/>
                <w:vAlign w:val="center"/>
              </w:tcPr>
            </w:tcPrChange>
          </w:tcPr>
          <w:p w14:paraId="47AC0744" w14:textId="77777777" w:rsidR="00B56585" w:rsidRPr="004B2A8D" w:rsidRDefault="00441A44" w:rsidP="004B2A8D">
            <w:pPr>
              <w:snapToGrid w:val="0"/>
              <w:spacing w:beforeLines="50" w:before="156" w:afterLines="50" w:after="156" w:line="240" w:lineRule="auto"/>
              <w:rPr>
                <w:rFonts w:ascii="Arial" w:hAnsi="宋体" w:cs="Arial"/>
                <w:b/>
              </w:rPr>
            </w:pPr>
            <w:r w:rsidRPr="004B2A8D">
              <w:rPr>
                <w:rFonts w:ascii="Arial" w:hAnsi="Arial" w:cs="Arial"/>
                <w:b/>
                <w:bCs/>
              </w:rPr>
              <w:t>深圳一致药业股份有限公司</w:t>
            </w:r>
          </w:p>
        </w:tc>
        <w:tc>
          <w:tcPr>
            <w:tcW w:w="4424" w:type="dxa"/>
            <w:vAlign w:val="center"/>
            <w:tcPrChange w:id="156" w:author="yanghaiping" w:date="2011-09-25T21:45:00Z">
              <w:tcPr>
                <w:tcW w:w="4424" w:type="dxa"/>
                <w:vAlign w:val="center"/>
              </w:tcPr>
            </w:tcPrChange>
          </w:tcPr>
          <w:p w14:paraId="2D9FA009" w14:textId="77777777" w:rsidR="00B56585" w:rsidRPr="004B2A8D" w:rsidRDefault="0050170D" w:rsidP="00AA4D45">
            <w:pPr>
              <w:snapToGrid w:val="0"/>
              <w:spacing w:beforeLines="50" w:before="156" w:afterLines="50" w:after="156" w:line="240" w:lineRule="auto"/>
              <w:rPr>
                <w:rFonts w:ascii="Arial" w:hAnsi="Arial" w:cs="Arial"/>
                <w:b/>
              </w:rPr>
            </w:pPr>
            <w:r w:rsidRPr="004B2A8D">
              <w:rPr>
                <w:rFonts w:ascii="Arial" w:hAnsi="Arial" w:cs="Arial" w:hint="eastAsia"/>
                <w:b/>
                <w:bCs/>
              </w:rPr>
              <w:t>深圳市中软资源技术服务有限公司</w:t>
            </w:r>
          </w:p>
        </w:tc>
      </w:tr>
      <w:tr w:rsidR="00441A44" w:rsidRPr="003D017A" w14:paraId="339E19D7" w14:textId="77777777" w:rsidTr="004B2A8D">
        <w:tc>
          <w:tcPr>
            <w:tcW w:w="4098" w:type="dxa"/>
            <w:vAlign w:val="center"/>
            <w:tcPrChange w:id="157" w:author="yanghaiping" w:date="2011-09-25T21:45:00Z">
              <w:tcPr>
                <w:tcW w:w="4098" w:type="dxa"/>
                <w:vAlign w:val="center"/>
              </w:tcPr>
            </w:tcPrChange>
          </w:tcPr>
          <w:p w14:paraId="11BF7EB5" w14:textId="77777777" w:rsidR="00441A44" w:rsidRPr="004B2A8D" w:rsidRDefault="00441A44" w:rsidP="004B2A8D">
            <w:pPr>
              <w:snapToGrid w:val="0"/>
              <w:spacing w:beforeLines="50" w:before="156" w:afterLines="50" w:after="156" w:line="240" w:lineRule="auto"/>
              <w:rPr>
                <w:rFonts w:ascii="Arial" w:hAnsi="宋体" w:cs="Arial"/>
              </w:rPr>
            </w:pPr>
            <w:r w:rsidRPr="004B2A8D">
              <w:rPr>
                <w:rFonts w:ascii="Arial" w:hAnsi="宋体" w:cs="Arial"/>
              </w:rPr>
              <w:t>签字</w:t>
            </w:r>
            <w:r w:rsidRPr="004B2A8D">
              <w:rPr>
                <w:rFonts w:ascii="Arial" w:hAnsi="宋体" w:cs="Arial" w:hint="eastAsia"/>
              </w:rPr>
              <w:t>盖章</w:t>
            </w:r>
            <w:r w:rsidRPr="004B2A8D">
              <w:rPr>
                <w:rFonts w:ascii="Arial" w:hAnsi="宋体" w:cs="Arial"/>
              </w:rPr>
              <w:t>：</w:t>
            </w:r>
          </w:p>
        </w:tc>
        <w:tc>
          <w:tcPr>
            <w:tcW w:w="4424" w:type="dxa"/>
            <w:vAlign w:val="center"/>
            <w:tcPrChange w:id="158" w:author="yanghaiping" w:date="2011-09-25T21:45:00Z">
              <w:tcPr>
                <w:tcW w:w="4424" w:type="dxa"/>
                <w:vAlign w:val="center"/>
              </w:tcPr>
            </w:tcPrChange>
          </w:tcPr>
          <w:p w14:paraId="7A6C9BB3" w14:textId="77777777" w:rsidR="00441A44" w:rsidRPr="004B2A8D" w:rsidRDefault="00441A44" w:rsidP="00AA4D45">
            <w:pPr>
              <w:snapToGrid w:val="0"/>
              <w:spacing w:beforeLines="50" w:before="156" w:afterLines="50" w:after="156" w:line="240" w:lineRule="auto"/>
              <w:rPr>
                <w:rFonts w:ascii="Arial" w:hAnsi="Arial" w:cs="Arial"/>
              </w:rPr>
            </w:pPr>
            <w:r w:rsidRPr="004B2A8D">
              <w:rPr>
                <w:rFonts w:ascii="Arial" w:hAnsi="宋体" w:cs="Arial"/>
              </w:rPr>
              <w:t>签字</w:t>
            </w:r>
            <w:r w:rsidRPr="004B2A8D">
              <w:rPr>
                <w:rFonts w:ascii="Arial" w:hAnsi="宋体" w:cs="Arial" w:hint="eastAsia"/>
              </w:rPr>
              <w:t>盖章</w:t>
            </w:r>
            <w:r w:rsidRPr="004B2A8D">
              <w:rPr>
                <w:rFonts w:ascii="Arial" w:hAnsi="宋体" w:cs="Arial"/>
              </w:rPr>
              <w:t>：</w:t>
            </w:r>
          </w:p>
        </w:tc>
      </w:tr>
      <w:tr w:rsidR="00441A44" w:rsidRPr="003D017A" w14:paraId="5A8651EF" w14:textId="77777777" w:rsidTr="004B2A8D">
        <w:trPr>
          <w:trHeight w:val="976"/>
          <w:trPrChange w:id="159" w:author="yanghaiping" w:date="2011-09-25T21:45:00Z">
            <w:trPr>
              <w:trHeight w:val="976"/>
            </w:trPr>
          </w:trPrChange>
        </w:trPr>
        <w:tc>
          <w:tcPr>
            <w:tcW w:w="4098" w:type="dxa"/>
            <w:vAlign w:val="center"/>
            <w:tcPrChange w:id="160" w:author="yanghaiping" w:date="2011-09-25T21:45:00Z">
              <w:tcPr>
                <w:tcW w:w="4098" w:type="dxa"/>
                <w:vAlign w:val="center"/>
              </w:tcPr>
            </w:tcPrChange>
          </w:tcPr>
          <w:p w14:paraId="535211AA" w14:textId="77777777" w:rsidR="00441A44" w:rsidRPr="004B2A8D" w:rsidRDefault="00441A44" w:rsidP="004B2A8D">
            <w:pPr>
              <w:snapToGrid w:val="0"/>
              <w:spacing w:beforeLines="50" w:before="156" w:afterLines="50" w:after="156" w:line="240" w:lineRule="auto"/>
              <w:rPr>
                <w:rFonts w:ascii="Arial" w:hAnsi="Arial" w:cs="Arial"/>
              </w:rPr>
            </w:pPr>
          </w:p>
        </w:tc>
        <w:tc>
          <w:tcPr>
            <w:tcW w:w="4424" w:type="dxa"/>
            <w:vAlign w:val="center"/>
            <w:tcPrChange w:id="161" w:author="yanghaiping" w:date="2011-09-25T21:45:00Z">
              <w:tcPr>
                <w:tcW w:w="4424" w:type="dxa"/>
                <w:vAlign w:val="center"/>
              </w:tcPr>
            </w:tcPrChange>
          </w:tcPr>
          <w:p w14:paraId="0E7C8851" w14:textId="77777777" w:rsidR="00441A44" w:rsidRPr="004B2A8D" w:rsidRDefault="00441A44" w:rsidP="00AA4D45">
            <w:pPr>
              <w:snapToGrid w:val="0"/>
              <w:spacing w:beforeLines="50" w:before="156" w:afterLines="50" w:after="156" w:line="240" w:lineRule="auto"/>
              <w:rPr>
                <w:rFonts w:ascii="Arial" w:hAnsi="Arial" w:cs="Arial"/>
              </w:rPr>
            </w:pPr>
          </w:p>
        </w:tc>
      </w:tr>
      <w:tr w:rsidR="00441A44" w:rsidRPr="003D017A" w14:paraId="6E0D81B0" w14:textId="77777777" w:rsidTr="004B2A8D">
        <w:tc>
          <w:tcPr>
            <w:tcW w:w="4098" w:type="dxa"/>
            <w:vAlign w:val="center"/>
            <w:tcPrChange w:id="162" w:author="yanghaiping" w:date="2011-09-25T21:45:00Z">
              <w:tcPr>
                <w:tcW w:w="4098" w:type="dxa"/>
                <w:vAlign w:val="center"/>
              </w:tcPr>
            </w:tcPrChange>
          </w:tcPr>
          <w:p w14:paraId="6E0214BD" w14:textId="77777777" w:rsidR="00441A44" w:rsidRPr="004B2A8D" w:rsidRDefault="00441A44" w:rsidP="004B2A8D">
            <w:pPr>
              <w:snapToGrid w:val="0"/>
              <w:spacing w:beforeLines="50" w:before="156" w:afterLines="50" w:after="156" w:line="240" w:lineRule="auto"/>
              <w:rPr>
                <w:rFonts w:ascii="Arial" w:hAnsi="宋体" w:cs="Arial"/>
              </w:rPr>
            </w:pPr>
            <w:r w:rsidRPr="004B2A8D">
              <w:rPr>
                <w:rFonts w:ascii="Arial" w:hAnsi="宋体" w:cs="Arial"/>
              </w:rPr>
              <w:t>姓名（印刷体）：</w:t>
            </w:r>
          </w:p>
        </w:tc>
        <w:tc>
          <w:tcPr>
            <w:tcW w:w="4424" w:type="dxa"/>
            <w:vAlign w:val="center"/>
            <w:tcPrChange w:id="163" w:author="yanghaiping" w:date="2011-09-25T21:45:00Z">
              <w:tcPr>
                <w:tcW w:w="4424" w:type="dxa"/>
                <w:vAlign w:val="center"/>
              </w:tcPr>
            </w:tcPrChange>
          </w:tcPr>
          <w:p w14:paraId="60E28B79" w14:textId="77777777" w:rsidR="00441A44" w:rsidRPr="004B2A8D" w:rsidRDefault="00441A44" w:rsidP="00AA4D45">
            <w:pPr>
              <w:snapToGrid w:val="0"/>
              <w:spacing w:beforeLines="50" w:before="156" w:afterLines="50" w:after="156" w:line="240" w:lineRule="auto"/>
              <w:rPr>
                <w:rFonts w:ascii="Arial" w:hAnsi="Arial" w:cs="Arial"/>
              </w:rPr>
            </w:pPr>
            <w:r w:rsidRPr="004B2A8D">
              <w:rPr>
                <w:rFonts w:ascii="Arial" w:hAnsi="宋体" w:cs="Arial"/>
              </w:rPr>
              <w:t>姓名（印刷体）：</w:t>
            </w:r>
          </w:p>
        </w:tc>
      </w:tr>
      <w:tr w:rsidR="00441A44" w:rsidRPr="00BE4AAC" w14:paraId="79F0D43C" w14:textId="77777777" w:rsidTr="004B2A8D">
        <w:tc>
          <w:tcPr>
            <w:tcW w:w="4098" w:type="dxa"/>
            <w:vAlign w:val="center"/>
            <w:tcPrChange w:id="164" w:author="yanghaiping" w:date="2011-09-25T21:45:00Z">
              <w:tcPr>
                <w:tcW w:w="4098" w:type="dxa"/>
                <w:vAlign w:val="center"/>
              </w:tcPr>
            </w:tcPrChange>
          </w:tcPr>
          <w:p w14:paraId="173529E3" w14:textId="77777777" w:rsidR="00441A44" w:rsidRPr="004B2A8D" w:rsidRDefault="00441A44" w:rsidP="004B2A8D">
            <w:pPr>
              <w:snapToGrid w:val="0"/>
              <w:spacing w:beforeLines="50" w:before="156" w:afterLines="50" w:after="156" w:line="240" w:lineRule="auto"/>
              <w:rPr>
                <w:rFonts w:ascii="Arial" w:hAnsi="宋体" w:cs="Arial"/>
              </w:rPr>
            </w:pPr>
            <w:r w:rsidRPr="004B2A8D">
              <w:rPr>
                <w:rFonts w:ascii="Arial" w:hAnsi="宋体" w:cs="Arial"/>
              </w:rPr>
              <w:lastRenderedPageBreak/>
              <w:t>日期：</w:t>
            </w:r>
          </w:p>
        </w:tc>
        <w:tc>
          <w:tcPr>
            <w:tcW w:w="4424" w:type="dxa"/>
            <w:vAlign w:val="center"/>
            <w:tcPrChange w:id="165" w:author="yanghaiping" w:date="2011-09-25T21:45:00Z">
              <w:tcPr>
                <w:tcW w:w="4424" w:type="dxa"/>
                <w:vAlign w:val="center"/>
              </w:tcPr>
            </w:tcPrChange>
          </w:tcPr>
          <w:p w14:paraId="6D94A0FC" w14:textId="77777777" w:rsidR="00441A44" w:rsidRPr="004B2A8D" w:rsidRDefault="00441A44" w:rsidP="00AA4D45">
            <w:pPr>
              <w:snapToGrid w:val="0"/>
              <w:spacing w:beforeLines="50" w:before="156" w:afterLines="50" w:after="156" w:line="240" w:lineRule="auto"/>
              <w:rPr>
                <w:rFonts w:ascii="Arial" w:hAnsi="Arial" w:cs="Arial"/>
              </w:rPr>
            </w:pPr>
            <w:r w:rsidRPr="004B2A8D">
              <w:rPr>
                <w:rFonts w:ascii="Arial" w:hAnsi="宋体" w:cs="Arial"/>
              </w:rPr>
              <w:t>日期：</w:t>
            </w:r>
          </w:p>
        </w:tc>
      </w:tr>
    </w:tbl>
    <w:p w14:paraId="270B0932" w14:textId="77777777" w:rsidR="00652515" w:rsidRPr="00BE4AAC" w:rsidRDefault="00652515" w:rsidP="00943B42">
      <w:pPr>
        <w:snapToGrid w:val="0"/>
        <w:spacing w:line="240" w:lineRule="auto"/>
        <w:rPr>
          <w:rFonts w:ascii="Arial" w:hAnsi="Arial" w:cs="Arial"/>
          <w:b/>
          <w:bCs/>
        </w:rPr>
      </w:pPr>
    </w:p>
    <w:sectPr w:rsidR="00652515" w:rsidRPr="00BE4AAC" w:rsidSect="00DE4233">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8" w:author="Sam Zhou" w:date="2011-09-25T21:52:00Z" w:initials="Sam">
    <w:p w14:paraId="36946592" w14:textId="5B48F4E4" w:rsidR="001E6C67" w:rsidRDefault="001E6C67">
      <w:pPr>
        <w:pStyle w:val="a9"/>
      </w:pPr>
      <w:r>
        <w:rPr>
          <w:rStyle w:val="a8"/>
        </w:rPr>
        <w:annotationRef/>
      </w:r>
      <w:r>
        <w:rPr>
          <w:rFonts w:hint="eastAsia"/>
        </w:rPr>
        <w:t>12个月太长</w:t>
      </w:r>
    </w:p>
  </w:comment>
  <w:comment w:id="61" w:author="Sam Zhou" w:date="2011-09-25T21:54:00Z" w:initials="Sam">
    <w:p w14:paraId="18E7C43E" w14:textId="11F29C88" w:rsidR="001E6C67" w:rsidRDefault="001E6C67">
      <w:pPr>
        <w:pStyle w:val="a9"/>
      </w:pPr>
      <w:r>
        <w:rPr>
          <w:rStyle w:val="a8"/>
        </w:rPr>
        <w:annotationRef/>
      </w:r>
      <w:r>
        <w:rPr>
          <w:rFonts w:hint="eastAsia"/>
        </w:rPr>
        <w:t>无法接受。甲方提出的问题如何界定？</w:t>
      </w:r>
    </w:p>
  </w:comment>
  <w:comment w:id="96" w:author="Sam Zhou" w:date="2011-09-25T21:56:00Z" w:initials="Sam">
    <w:p w14:paraId="236BC767" w14:textId="222CCA7F" w:rsidR="001E6C67" w:rsidRDefault="001E6C67">
      <w:pPr>
        <w:pStyle w:val="a9"/>
      </w:pPr>
      <w:r>
        <w:rPr>
          <w:rStyle w:val="a8"/>
        </w:rPr>
        <w:annotationRef/>
      </w:r>
      <w:r>
        <w:rPr>
          <w:rFonts w:hint="eastAsia"/>
        </w:rPr>
        <w:t>系统终验要有定义，包括时间和内容，与UAT的区别在哪里？。</w:t>
      </w:r>
    </w:p>
  </w:comment>
  <w:comment w:id="124" w:author="Sam Zhou" w:date="2011-09-25T21:58:00Z" w:initials="Sam">
    <w:p w14:paraId="2B612435" w14:textId="62FF0AF1" w:rsidR="001E6C67" w:rsidRDefault="001E6C67">
      <w:pPr>
        <w:pStyle w:val="a9"/>
      </w:pPr>
      <w:r>
        <w:rPr>
          <w:rStyle w:val="a8"/>
        </w:rPr>
        <w:annotationRef/>
      </w:r>
      <w:r>
        <w:rPr>
          <w:rFonts w:hint="eastAsia"/>
        </w:rPr>
        <w:t>乙方开票，复印原始票据。计算金额（开票金额）为实际金额/0.9</w:t>
      </w:r>
    </w:p>
  </w:comment>
  <w:comment w:id="129" w:author="Sam Zhou" w:date="2011-09-25T22:00:00Z" w:initials="Sam">
    <w:p w14:paraId="6D53A048" w14:textId="4ACEA3BB" w:rsidR="001E6C67" w:rsidRDefault="001E6C67">
      <w:pPr>
        <w:pStyle w:val="a9"/>
      </w:pPr>
      <w:r>
        <w:rPr>
          <w:rStyle w:val="a8"/>
        </w:rPr>
        <w:annotationRef/>
      </w:r>
      <w:r>
        <w:rPr>
          <w:rFonts w:hint="eastAsia"/>
        </w:rPr>
        <w:t>需要增加条款是甲方应确保移交乙方的代码及相关材料没有侵犯任何第三方产权。</w:t>
      </w:r>
      <w:bookmarkStart w:id="130" w:name="_GoBack"/>
      <w:bookmarkEnd w:id="130"/>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EBC4BF" w14:textId="77777777" w:rsidR="00F131E4" w:rsidRDefault="00F131E4">
      <w:pPr>
        <w:ind w:left="420"/>
      </w:pPr>
      <w:r>
        <w:separator/>
      </w:r>
    </w:p>
  </w:endnote>
  <w:endnote w:type="continuationSeparator" w:id="0">
    <w:p w14:paraId="1FD35166" w14:textId="77777777" w:rsidR="00F131E4" w:rsidRDefault="00F131E4">
      <w:pPr>
        <w:ind w:left="420"/>
      </w:pPr>
      <w:r>
        <w:continuationSeparator/>
      </w:r>
    </w:p>
  </w:endnote>
  <w:endnote w:type="continuationNotice" w:id="1">
    <w:p w14:paraId="0CAFFDF5" w14:textId="77777777" w:rsidR="00F131E4" w:rsidRDefault="00F131E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楷体_GB2312">
    <w:altName w:val="Arial Unicode MS"/>
    <w:charset w:val="86"/>
    <w:family w:val="modern"/>
    <w:pitch w:val="fixed"/>
    <w:sig w:usb0="00000000"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
    <w:panose1 w:val="00000000000000000000"/>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3F0A0E" w14:textId="77777777" w:rsidR="00EF4149" w:rsidRDefault="00EF4149" w:rsidP="00712D85">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auto"/>
      </w:tblBorders>
      <w:tblLook w:val="01E0" w:firstRow="1" w:lastRow="1" w:firstColumn="1" w:lastColumn="1" w:noHBand="0" w:noVBand="0"/>
    </w:tblPr>
    <w:tblGrid>
      <w:gridCol w:w="2628"/>
      <w:gridCol w:w="3158"/>
      <w:gridCol w:w="2736"/>
    </w:tblGrid>
    <w:tr w:rsidR="00EF4149" w14:paraId="25D0852D" w14:textId="77777777">
      <w:tc>
        <w:tcPr>
          <w:tcW w:w="1542" w:type="pct"/>
        </w:tcPr>
        <w:p w14:paraId="1856A3A8" w14:textId="1C1FF336" w:rsidR="00EF4149" w:rsidRDefault="00C378A2" w:rsidP="000F741F">
          <w:pPr>
            <w:pStyle w:val="a4"/>
          </w:pPr>
          <w:r>
            <w:fldChar w:fldCharType="begin"/>
          </w:r>
          <w:r w:rsidR="00477F82">
            <w:instrText xml:space="preserve"> DATE \@ "yyyy-MM-dd" </w:instrText>
          </w:r>
          <w:r>
            <w:fldChar w:fldCharType="separate"/>
          </w:r>
          <w:r w:rsidR="00AA4D45">
            <w:rPr>
              <w:noProof/>
            </w:rPr>
            <w:t>2011-09-25</w:t>
          </w:r>
          <w:r>
            <w:rPr>
              <w:noProof/>
            </w:rPr>
            <w:fldChar w:fldCharType="end"/>
          </w:r>
        </w:p>
      </w:tc>
      <w:tc>
        <w:tcPr>
          <w:tcW w:w="1853" w:type="pct"/>
        </w:tcPr>
        <w:p w14:paraId="4ED12F55" w14:textId="77777777" w:rsidR="00EF4149" w:rsidRDefault="00EF4149" w:rsidP="0032601B">
          <w:pPr>
            <w:pStyle w:val="a4"/>
            <w:ind w:firstLineChars="200" w:firstLine="360"/>
            <w:jc w:val="center"/>
          </w:pPr>
        </w:p>
      </w:tc>
      <w:tc>
        <w:tcPr>
          <w:tcW w:w="1605" w:type="pct"/>
        </w:tcPr>
        <w:p w14:paraId="4A11BEC6" w14:textId="77777777" w:rsidR="00EF4149" w:rsidRDefault="00EF4149" w:rsidP="00712D85">
          <w:pPr>
            <w:pStyle w:val="a4"/>
            <w:ind w:firstLine="360"/>
            <w:jc w:val="right"/>
          </w:pPr>
          <w:r>
            <w:rPr>
              <w:rFonts w:hint="eastAsia"/>
            </w:rPr>
            <w:t>第</w:t>
          </w:r>
          <w:r w:rsidR="00C378A2">
            <w:fldChar w:fldCharType="begin"/>
          </w:r>
          <w:r w:rsidR="00477F82">
            <w:instrText>PAGE</w:instrText>
          </w:r>
          <w:r w:rsidR="00C378A2">
            <w:fldChar w:fldCharType="separate"/>
          </w:r>
          <w:r w:rsidR="001E6C67">
            <w:rPr>
              <w:noProof/>
            </w:rPr>
            <w:t>2</w:t>
          </w:r>
          <w:r w:rsidR="00C378A2">
            <w:rPr>
              <w:noProof/>
            </w:rPr>
            <w:fldChar w:fldCharType="end"/>
          </w:r>
          <w:r>
            <w:rPr>
              <w:rFonts w:hint="eastAsia"/>
            </w:rPr>
            <w:t>页</w:t>
          </w:r>
          <w:r>
            <w:t xml:space="preserve">, </w:t>
          </w:r>
          <w:r>
            <w:rPr>
              <w:rFonts w:hint="eastAsia"/>
            </w:rPr>
            <w:t>共</w:t>
          </w:r>
          <w:fldSimple w:instr=" NUMPAGES  \* Arabic  \* MERGEFORMAT ">
            <w:r w:rsidR="001E6C67">
              <w:rPr>
                <w:noProof/>
              </w:rPr>
              <w:t>10</w:t>
            </w:r>
          </w:fldSimple>
          <w:r>
            <w:rPr>
              <w:rFonts w:hint="eastAsia"/>
            </w:rPr>
            <w:t>页</w:t>
          </w:r>
        </w:p>
      </w:tc>
    </w:tr>
  </w:tbl>
  <w:p w14:paraId="4B91E19E" w14:textId="77777777" w:rsidR="00EF4149" w:rsidRPr="00712D85" w:rsidRDefault="00EF4149" w:rsidP="0006201D">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D1069E" w14:textId="77777777" w:rsidR="00EF4149" w:rsidRDefault="00EF4149" w:rsidP="00712D85">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6E57D6" w14:textId="77777777" w:rsidR="00F131E4" w:rsidRDefault="00F131E4">
      <w:pPr>
        <w:ind w:left="420"/>
      </w:pPr>
      <w:r>
        <w:separator/>
      </w:r>
    </w:p>
  </w:footnote>
  <w:footnote w:type="continuationSeparator" w:id="0">
    <w:p w14:paraId="09819BD3" w14:textId="77777777" w:rsidR="00F131E4" w:rsidRDefault="00F131E4">
      <w:pPr>
        <w:ind w:left="420"/>
      </w:pPr>
      <w:r>
        <w:continuationSeparator/>
      </w:r>
    </w:p>
  </w:footnote>
  <w:footnote w:type="continuationNotice" w:id="1">
    <w:p w14:paraId="5783D7F0" w14:textId="77777777" w:rsidR="00F131E4" w:rsidRDefault="00F131E4">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6C7F54" w14:textId="77777777" w:rsidR="00EF4149" w:rsidRDefault="00EF4149" w:rsidP="00712D85">
    <w:pPr>
      <w:pStyle w:val="a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E9B6EC" w14:textId="77777777" w:rsidR="007F0E8A" w:rsidRDefault="007F0E8A">
    <w:pPr>
      <w:rPr>
        <w:del w:id="166" w:author="yanghaiping" w:date="2011-09-25T21:45:00Z"/>
      </w:rPr>
    </w:pPr>
    <w:del w:id="167" w:author="yanghaiping" w:date="2011-09-25T21:45:00Z">
      <w:r w:rsidRPr="007F0E8A">
        <w:rPr>
          <w:noProof/>
        </w:rPr>
        <w:drawing>
          <wp:anchor distT="0" distB="0" distL="114300" distR="114300" simplePos="0" relativeHeight="251659776" behindDoc="0" locked="0" layoutInCell="1" allowOverlap="1" wp14:anchorId="221B6EE7" wp14:editId="117A4E71">
            <wp:simplePos x="0" y="0"/>
            <wp:positionH relativeFrom="column">
              <wp:posOffset>-13970</wp:posOffset>
            </wp:positionH>
            <wp:positionV relativeFrom="paragraph">
              <wp:posOffset>55880</wp:posOffset>
            </wp:positionV>
            <wp:extent cx="866140" cy="373380"/>
            <wp:effectExtent l="0" t="0" r="0" b="7620"/>
            <wp:wrapThrough wrapText="bothSides">
              <wp:wrapPolygon edited="0">
                <wp:start x="0" y="0"/>
                <wp:lineTo x="0" y="20939"/>
                <wp:lineTo x="20903" y="20939"/>
                <wp:lineTo x="20903" y="0"/>
                <wp:lineTo x="0" y="0"/>
              </wp:wrapPolygon>
            </wp:wrapThrough>
            <wp:docPr id="2" name="图片 2" descr="icss-logo"/>
            <wp:cNvGraphicFramePr/>
            <a:graphic xmlns:a="http://schemas.openxmlformats.org/drawingml/2006/main">
              <a:graphicData uri="http://schemas.openxmlformats.org/drawingml/2006/picture">
                <pic:pic xmlns:pic="http://schemas.openxmlformats.org/drawingml/2006/picture">
                  <pic:nvPicPr>
                    <pic:cNvPr id="7252" name="Picture 1" descr="icss-logo"/>
                    <pic:cNvPicPr>
                      <a:picLocks noChangeAspect="1" noChangeArrowheads="1"/>
                    </pic:cNvPicPr>
                  </pic:nvPicPr>
                  <pic:blipFill>
                    <a:blip r:embed="rId1"/>
                    <a:srcRect/>
                    <a:stretch>
                      <a:fillRect/>
                    </a:stretch>
                  </pic:blipFill>
                  <pic:spPr bwMode="auto">
                    <a:xfrm>
                      <a:off x="0" y="0"/>
                      <a:ext cx="866140" cy="373380"/>
                    </a:xfrm>
                    <a:prstGeom prst="rect">
                      <a:avLst/>
                    </a:prstGeom>
                    <a:noFill/>
                    <a:ln w="9525">
                      <a:noFill/>
                      <a:miter lim="800000"/>
                      <a:headEnd/>
                      <a:tailEnd/>
                    </a:ln>
                  </pic:spPr>
                </pic:pic>
              </a:graphicData>
            </a:graphic>
          </wp:anchor>
        </w:drawing>
      </w:r>
    </w:del>
  </w:p>
  <w:p w14:paraId="03D8C2F6" w14:textId="77777777" w:rsidR="007F0E8A" w:rsidRDefault="004B2A8D">
    <w:pPr>
      <w:rPr>
        <w:ins w:id="168" w:author="yanghaiping" w:date="2011-09-25T21:45:00Z"/>
      </w:rPr>
    </w:pPr>
    <w:ins w:id="169" w:author="yanghaiping" w:date="2011-09-25T21:45:00Z">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alt="icss-logo" style="position:absolute;margin-left:-1.1pt;margin-top:4.4pt;width:68.2pt;height:29.4pt;z-index:251657728;visibility:visible" wrapcoords="0 0 0 20939 20903 20939 20903 0 0 0">
            <v:imagedata r:id="rId2" o:title="icss-logo"/>
            <w10:wrap type="through"/>
          </v:shape>
        </w:pict>
      </w:r>
    </w:ins>
  </w:p>
  <w:tbl>
    <w:tblPr>
      <w:tblW w:w="5000" w:type="pct"/>
      <w:tblCellMar>
        <w:left w:w="57" w:type="dxa"/>
        <w:right w:w="57" w:type="dxa"/>
      </w:tblCellMar>
      <w:tblLook w:val="0000" w:firstRow="0" w:lastRow="0" w:firstColumn="0" w:lastColumn="0" w:noHBand="0" w:noVBand="0"/>
    </w:tblPr>
    <w:tblGrid>
      <w:gridCol w:w="828"/>
      <w:gridCol w:w="6248"/>
      <w:gridCol w:w="1344"/>
    </w:tblGrid>
    <w:tr w:rsidR="00EF4149" w14:paraId="17B74062" w14:textId="77777777" w:rsidTr="00E75627">
      <w:trPr>
        <w:cantSplit/>
        <w:trHeight w:hRule="exact" w:val="532"/>
      </w:trPr>
      <w:tc>
        <w:tcPr>
          <w:tcW w:w="492" w:type="pct"/>
          <w:tcBorders>
            <w:bottom w:val="single" w:sz="6" w:space="0" w:color="auto"/>
          </w:tcBorders>
          <w:vAlign w:val="center"/>
        </w:tcPr>
        <w:p w14:paraId="2DBC0467" w14:textId="77777777" w:rsidR="00EF4149" w:rsidRDefault="00EF4149" w:rsidP="007F0E8A"/>
      </w:tc>
      <w:tc>
        <w:tcPr>
          <w:tcW w:w="3710" w:type="pct"/>
          <w:tcBorders>
            <w:bottom w:val="single" w:sz="6" w:space="0" w:color="auto"/>
          </w:tcBorders>
          <w:vAlign w:val="center"/>
        </w:tcPr>
        <w:p w14:paraId="21019D44" w14:textId="77777777" w:rsidR="00EF4149" w:rsidRPr="003B56BA" w:rsidRDefault="00EF4149" w:rsidP="00712D85">
          <w:pPr>
            <w:pStyle w:val="a5"/>
            <w:ind w:firstLine="360"/>
          </w:pPr>
        </w:p>
      </w:tc>
      <w:tc>
        <w:tcPr>
          <w:tcW w:w="798" w:type="pct"/>
          <w:tcBorders>
            <w:bottom w:val="single" w:sz="6" w:space="0" w:color="auto"/>
          </w:tcBorders>
          <w:vAlign w:val="center"/>
        </w:tcPr>
        <w:p w14:paraId="55FAF5DF" w14:textId="77777777" w:rsidR="00EF4149" w:rsidRDefault="00EF4149" w:rsidP="00BE6082">
          <w:pPr>
            <w:pStyle w:val="a5"/>
            <w:ind w:firstLine="33"/>
            <w:jc w:val="center"/>
          </w:pPr>
          <w:r>
            <w:rPr>
              <w:rFonts w:hint="eastAsia"/>
            </w:rPr>
            <w:t>机密</w:t>
          </w:r>
        </w:p>
      </w:tc>
    </w:tr>
  </w:tbl>
  <w:p w14:paraId="6C2DB74E" w14:textId="77777777" w:rsidR="00EF4149" w:rsidRDefault="00EF4149" w:rsidP="007E641E">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954C9B" w14:textId="77777777" w:rsidR="00EF4149" w:rsidRDefault="00EF4149" w:rsidP="00712D85">
    <w:pPr>
      <w:pStyle w:val="a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4782A"/>
    <w:multiLevelType w:val="multilevel"/>
    <w:tmpl w:val="8C1ECE6C"/>
    <w:lvl w:ilvl="0">
      <w:start w:val="8"/>
      <w:numFmt w:val="decimal"/>
      <w:lvlText w:val="%1"/>
      <w:lvlJc w:val="left"/>
      <w:pPr>
        <w:tabs>
          <w:tab w:val="num" w:pos="510"/>
        </w:tabs>
        <w:ind w:left="510" w:hanging="510"/>
      </w:pPr>
      <w:rPr>
        <w:rFonts w:hAnsi="Arial" w:hint="default"/>
        <w:b/>
      </w:rPr>
    </w:lvl>
    <w:lvl w:ilvl="1">
      <w:start w:val="3"/>
      <w:numFmt w:val="decimal"/>
      <w:lvlText w:val="%1.%2"/>
      <w:lvlJc w:val="left"/>
      <w:pPr>
        <w:tabs>
          <w:tab w:val="num" w:pos="512"/>
        </w:tabs>
        <w:ind w:left="512" w:hanging="510"/>
      </w:pPr>
      <w:rPr>
        <w:rFonts w:hAnsi="Arial" w:hint="default"/>
        <w:b/>
      </w:rPr>
    </w:lvl>
    <w:lvl w:ilvl="2">
      <w:start w:val="1"/>
      <w:numFmt w:val="decimal"/>
      <w:lvlText w:val="%1.%2.%3"/>
      <w:lvlJc w:val="left"/>
      <w:pPr>
        <w:tabs>
          <w:tab w:val="num" w:pos="724"/>
        </w:tabs>
        <w:ind w:left="724" w:hanging="720"/>
      </w:pPr>
      <w:rPr>
        <w:rFonts w:hAnsi="Arial" w:hint="default"/>
        <w:b/>
      </w:rPr>
    </w:lvl>
    <w:lvl w:ilvl="3">
      <w:start w:val="1"/>
      <w:numFmt w:val="decimal"/>
      <w:lvlText w:val="%1.%2.%3.%4"/>
      <w:lvlJc w:val="left"/>
      <w:pPr>
        <w:tabs>
          <w:tab w:val="num" w:pos="726"/>
        </w:tabs>
        <w:ind w:left="726" w:hanging="720"/>
      </w:pPr>
      <w:rPr>
        <w:rFonts w:hAnsi="Arial" w:hint="default"/>
        <w:b/>
      </w:rPr>
    </w:lvl>
    <w:lvl w:ilvl="4">
      <w:start w:val="1"/>
      <w:numFmt w:val="decimal"/>
      <w:lvlText w:val="%1.%2.%3.%4.%5"/>
      <w:lvlJc w:val="left"/>
      <w:pPr>
        <w:tabs>
          <w:tab w:val="num" w:pos="1088"/>
        </w:tabs>
        <w:ind w:left="1088" w:hanging="1080"/>
      </w:pPr>
      <w:rPr>
        <w:rFonts w:hAnsi="Arial" w:hint="default"/>
        <w:b/>
      </w:rPr>
    </w:lvl>
    <w:lvl w:ilvl="5">
      <w:start w:val="1"/>
      <w:numFmt w:val="decimal"/>
      <w:lvlText w:val="%1.%2.%3.%4.%5.%6"/>
      <w:lvlJc w:val="left"/>
      <w:pPr>
        <w:tabs>
          <w:tab w:val="num" w:pos="1090"/>
        </w:tabs>
        <w:ind w:left="1090" w:hanging="1080"/>
      </w:pPr>
      <w:rPr>
        <w:rFonts w:hAnsi="Arial" w:hint="default"/>
        <w:b/>
      </w:rPr>
    </w:lvl>
    <w:lvl w:ilvl="6">
      <w:start w:val="1"/>
      <w:numFmt w:val="decimal"/>
      <w:lvlText w:val="%1.%2.%3.%4.%5.%6.%7"/>
      <w:lvlJc w:val="left"/>
      <w:pPr>
        <w:tabs>
          <w:tab w:val="num" w:pos="1452"/>
        </w:tabs>
        <w:ind w:left="1452" w:hanging="1440"/>
      </w:pPr>
      <w:rPr>
        <w:rFonts w:hAnsi="Arial" w:hint="default"/>
        <w:b/>
      </w:rPr>
    </w:lvl>
    <w:lvl w:ilvl="7">
      <w:start w:val="1"/>
      <w:numFmt w:val="decimal"/>
      <w:lvlText w:val="%1.%2.%3.%4.%5.%6.%7.%8"/>
      <w:lvlJc w:val="left"/>
      <w:pPr>
        <w:tabs>
          <w:tab w:val="num" w:pos="1454"/>
        </w:tabs>
        <w:ind w:left="1454" w:hanging="1440"/>
      </w:pPr>
      <w:rPr>
        <w:rFonts w:hAnsi="Arial" w:hint="default"/>
        <w:b/>
      </w:rPr>
    </w:lvl>
    <w:lvl w:ilvl="8">
      <w:start w:val="1"/>
      <w:numFmt w:val="decimal"/>
      <w:lvlText w:val="%1.%2.%3.%4.%5.%6.%7.%8.%9"/>
      <w:lvlJc w:val="left"/>
      <w:pPr>
        <w:tabs>
          <w:tab w:val="num" w:pos="1816"/>
        </w:tabs>
        <w:ind w:left="1816" w:hanging="1800"/>
      </w:pPr>
      <w:rPr>
        <w:rFonts w:hAnsi="Arial" w:hint="default"/>
        <w:b/>
      </w:rPr>
    </w:lvl>
  </w:abstractNum>
  <w:abstractNum w:abstractNumId="1">
    <w:nsid w:val="07852668"/>
    <w:multiLevelType w:val="hybridMultilevel"/>
    <w:tmpl w:val="5C62B82A"/>
    <w:lvl w:ilvl="0" w:tplc="04090011">
      <w:start w:val="1"/>
      <w:numFmt w:val="decimal"/>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
    <w:nsid w:val="0A3D7723"/>
    <w:multiLevelType w:val="multilevel"/>
    <w:tmpl w:val="B3D0C4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nsid w:val="0B6C50F0"/>
    <w:multiLevelType w:val="multilevel"/>
    <w:tmpl w:val="149ADA52"/>
    <w:lvl w:ilvl="0">
      <w:start w:val="1"/>
      <w:numFmt w:val="upperLetter"/>
      <w:lvlText w:val="附录%1"/>
      <w:lvlJc w:val="left"/>
      <w:pPr>
        <w:tabs>
          <w:tab w:val="num" w:pos="1283"/>
        </w:tabs>
        <w:ind w:left="1283" w:hanging="432"/>
      </w:pPr>
      <w:rPr>
        <w:rFonts w:hint="eastAsia"/>
      </w:rPr>
    </w:lvl>
    <w:lvl w:ilvl="1">
      <w:start w:val="1"/>
      <w:numFmt w:val="decimal"/>
      <w:lvlText w:val="%1.%2"/>
      <w:lvlJc w:val="left"/>
      <w:pPr>
        <w:tabs>
          <w:tab w:val="num" w:pos="1427"/>
        </w:tabs>
        <w:ind w:left="1427" w:hanging="576"/>
      </w:pPr>
      <w:rPr>
        <w:rFonts w:hint="eastAsia"/>
      </w:rPr>
    </w:lvl>
    <w:lvl w:ilvl="2">
      <w:start w:val="1"/>
      <w:numFmt w:val="decimal"/>
      <w:lvlText w:val="%1.%2.%3"/>
      <w:lvlJc w:val="left"/>
      <w:pPr>
        <w:tabs>
          <w:tab w:val="num" w:pos="1571"/>
        </w:tabs>
        <w:ind w:left="1571" w:hanging="720"/>
      </w:pPr>
      <w:rPr>
        <w:rFonts w:hint="eastAsia"/>
      </w:rPr>
    </w:lvl>
    <w:lvl w:ilvl="3">
      <w:start w:val="1"/>
      <w:numFmt w:val="decimal"/>
      <w:lvlText w:val="%4."/>
      <w:lvlJc w:val="left"/>
      <w:pPr>
        <w:tabs>
          <w:tab w:val="num" w:pos="1418"/>
        </w:tabs>
        <w:ind w:left="1787" w:hanging="680"/>
      </w:pPr>
      <w:rPr>
        <w:rFonts w:hint="eastAsia"/>
      </w:rPr>
    </w:lvl>
    <w:lvl w:ilvl="4">
      <w:start w:val="1"/>
      <w:numFmt w:val="decimal"/>
      <w:lvlText w:val="%5）"/>
      <w:lvlJc w:val="left"/>
      <w:pPr>
        <w:tabs>
          <w:tab w:val="num" w:pos="1418"/>
        </w:tabs>
        <w:ind w:left="1787" w:hanging="680"/>
      </w:pPr>
      <w:rPr>
        <w:rFonts w:hint="eastAsia"/>
      </w:rPr>
    </w:lvl>
    <w:lvl w:ilvl="5">
      <w:start w:val="1"/>
      <w:numFmt w:val="lowerLetter"/>
      <w:lvlText w:val="%6）"/>
      <w:lvlJc w:val="left"/>
      <w:pPr>
        <w:tabs>
          <w:tab w:val="num" w:pos="1418"/>
        </w:tabs>
        <w:ind w:left="1787" w:hanging="680"/>
      </w:pPr>
      <w:rPr>
        <w:rFonts w:hint="eastAsia"/>
      </w:rPr>
    </w:lvl>
    <w:lvl w:ilvl="6">
      <w:start w:val="1"/>
      <w:numFmt w:val="lowerRoman"/>
      <w:lvlText w:val="%7"/>
      <w:lvlJc w:val="left"/>
      <w:pPr>
        <w:tabs>
          <w:tab w:val="num" w:pos="1418"/>
        </w:tabs>
        <w:ind w:left="1787" w:hanging="680"/>
      </w:pPr>
      <w:rPr>
        <w:rFonts w:hint="default"/>
      </w:rPr>
    </w:lvl>
    <w:lvl w:ilvl="7">
      <w:start w:val="1"/>
      <w:numFmt w:val="decimal"/>
      <w:lvlText w:val="%1.%2.%3.%4.%5.%6.%7.%8"/>
      <w:lvlJc w:val="left"/>
      <w:pPr>
        <w:tabs>
          <w:tab w:val="num" w:pos="2291"/>
        </w:tabs>
        <w:ind w:left="2291" w:hanging="1440"/>
      </w:pPr>
      <w:rPr>
        <w:rFonts w:hint="eastAsia"/>
      </w:rPr>
    </w:lvl>
    <w:lvl w:ilvl="8">
      <w:start w:val="1"/>
      <w:numFmt w:val="decimal"/>
      <w:lvlText w:val="%1.%2.%3.%4.%5.%6.%7.%8.%9"/>
      <w:lvlJc w:val="left"/>
      <w:pPr>
        <w:tabs>
          <w:tab w:val="num" w:pos="2435"/>
        </w:tabs>
        <w:ind w:left="2435" w:hanging="1584"/>
      </w:pPr>
      <w:rPr>
        <w:rFonts w:hint="eastAsia"/>
      </w:rPr>
    </w:lvl>
  </w:abstractNum>
  <w:abstractNum w:abstractNumId="4">
    <w:nsid w:val="20453EF0"/>
    <w:multiLevelType w:val="multilevel"/>
    <w:tmpl w:val="F126062C"/>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
    <w:nsid w:val="20F101EE"/>
    <w:multiLevelType w:val="multilevel"/>
    <w:tmpl w:val="58A04642"/>
    <w:lvl w:ilvl="0">
      <w:start w:val="17"/>
      <w:numFmt w:val="decimal"/>
      <w:lvlText w:val="%1"/>
      <w:lvlJc w:val="left"/>
      <w:pPr>
        <w:tabs>
          <w:tab w:val="num" w:pos="727"/>
        </w:tabs>
        <w:ind w:left="727" w:hanging="727"/>
      </w:pPr>
      <w:rPr>
        <w:rFonts w:hAnsi="Arial" w:hint="default"/>
        <w:b/>
      </w:rPr>
    </w:lvl>
    <w:lvl w:ilvl="1">
      <w:start w:val="11"/>
      <w:numFmt w:val="decimal"/>
      <w:lvlText w:val="%1.%2"/>
      <w:lvlJc w:val="left"/>
      <w:pPr>
        <w:tabs>
          <w:tab w:val="num" w:pos="727"/>
        </w:tabs>
        <w:ind w:left="727" w:hanging="727"/>
      </w:pPr>
      <w:rPr>
        <w:rFonts w:hAnsi="Arial" w:hint="default"/>
        <w:b/>
      </w:rPr>
    </w:lvl>
    <w:lvl w:ilvl="2">
      <w:start w:val="1"/>
      <w:numFmt w:val="decimal"/>
      <w:lvlText w:val="%1.%2.%3"/>
      <w:lvlJc w:val="left"/>
      <w:pPr>
        <w:tabs>
          <w:tab w:val="num" w:pos="727"/>
        </w:tabs>
        <w:ind w:left="727" w:hanging="727"/>
      </w:pPr>
      <w:rPr>
        <w:rFonts w:hAnsi="Arial" w:hint="default"/>
        <w:b/>
      </w:rPr>
    </w:lvl>
    <w:lvl w:ilvl="3">
      <w:start w:val="1"/>
      <w:numFmt w:val="decimal"/>
      <w:lvlText w:val="%1.%2.%3.%4"/>
      <w:lvlJc w:val="left"/>
      <w:pPr>
        <w:tabs>
          <w:tab w:val="num" w:pos="727"/>
        </w:tabs>
        <w:ind w:left="727" w:hanging="727"/>
      </w:pPr>
      <w:rPr>
        <w:rFonts w:hAnsi="Arial" w:hint="default"/>
        <w:b/>
      </w:rPr>
    </w:lvl>
    <w:lvl w:ilvl="4">
      <w:start w:val="1"/>
      <w:numFmt w:val="decimal"/>
      <w:lvlText w:val="%1.%2.%3.%4.%5"/>
      <w:lvlJc w:val="left"/>
      <w:pPr>
        <w:tabs>
          <w:tab w:val="num" w:pos="1080"/>
        </w:tabs>
        <w:ind w:left="1080" w:hanging="1080"/>
      </w:pPr>
      <w:rPr>
        <w:rFonts w:hAnsi="Arial" w:hint="default"/>
        <w:b/>
      </w:rPr>
    </w:lvl>
    <w:lvl w:ilvl="5">
      <w:start w:val="1"/>
      <w:numFmt w:val="decimal"/>
      <w:lvlText w:val="%1.%2.%3.%4.%5.%6"/>
      <w:lvlJc w:val="left"/>
      <w:pPr>
        <w:tabs>
          <w:tab w:val="num" w:pos="1080"/>
        </w:tabs>
        <w:ind w:left="1080" w:hanging="1080"/>
      </w:pPr>
      <w:rPr>
        <w:rFonts w:hAnsi="Arial" w:hint="default"/>
        <w:b/>
      </w:rPr>
    </w:lvl>
    <w:lvl w:ilvl="6">
      <w:start w:val="1"/>
      <w:numFmt w:val="decimal"/>
      <w:lvlText w:val="%1.%2.%3.%4.%5.%6.%7"/>
      <w:lvlJc w:val="left"/>
      <w:pPr>
        <w:tabs>
          <w:tab w:val="num" w:pos="1440"/>
        </w:tabs>
        <w:ind w:left="1440" w:hanging="1440"/>
      </w:pPr>
      <w:rPr>
        <w:rFonts w:hAnsi="Arial" w:hint="default"/>
        <w:b/>
      </w:rPr>
    </w:lvl>
    <w:lvl w:ilvl="7">
      <w:start w:val="1"/>
      <w:numFmt w:val="decimal"/>
      <w:lvlText w:val="%1.%2.%3.%4.%5.%6.%7.%8"/>
      <w:lvlJc w:val="left"/>
      <w:pPr>
        <w:tabs>
          <w:tab w:val="num" w:pos="1440"/>
        </w:tabs>
        <w:ind w:left="1440" w:hanging="1440"/>
      </w:pPr>
      <w:rPr>
        <w:rFonts w:hAnsi="Arial" w:hint="default"/>
        <w:b/>
      </w:rPr>
    </w:lvl>
    <w:lvl w:ilvl="8">
      <w:start w:val="1"/>
      <w:numFmt w:val="decimal"/>
      <w:lvlText w:val="%1.%2.%3.%4.%5.%6.%7.%8.%9"/>
      <w:lvlJc w:val="left"/>
      <w:pPr>
        <w:tabs>
          <w:tab w:val="num" w:pos="1800"/>
        </w:tabs>
        <w:ind w:left="1800" w:hanging="1800"/>
      </w:pPr>
      <w:rPr>
        <w:rFonts w:hAnsi="Arial" w:hint="default"/>
        <w:b/>
      </w:rPr>
    </w:lvl>
  </w:abstractNum>
  <w:abstractNum w:abstractNumId="6">
    <w:nsid w:val="2B9D6888"/>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7">
    <w:nsid w:val="2EB16FA6"/>
    <w:multiLevelType w:val="hybridMultilevel"/>
    <w:tmpl w:val="1FCADAE6"/>
    <w:lvl w:ilvl="0" w:tplc="68DC249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9">
    <w:nsid w:val="32006540"/>
    <w:multiLevelType w:val="multilevel"/>
    <w:tmpl w:val="CF207EC2"/>
    <w:lvl w:ilvl="0">
      <w:start w:val="1"/>
      <w:numFmt w:val="decimal"/>
      <w:lvlText w:val="%1"/>
      <w:lvlJc w:val="left"/>
      <w:pPr>
        <w:tabs>
          <w:tab w:val="num" w:pos="432"/>
        </w:tabs>
        <w:ind w:left="432" w:hanging="432"/>
      </w:pPr>
      <w:rPr>
        <w:rFonts w:hint="eastAsia"/>
        <w:b w:val="0"/>
        <w:i w:val="0"/>
        <w:sz w:val="36"/>
        <w:szCs w:val="36"/>
      </w:rPr>
    </w:lvl>
    <w:lvl w:ilvl="1">
      <w:start w:val="1"/>
      <w:numFmt w:val="decimal"/>
      <w:lvlText w:val="%1.%2"/>
      <w:lvlJc w:val="left"/>
      <w:pPr>
        <w:tabs>
          <w:tab w:val="num" w:pos="576"/>
        </w:tabs>
        <w:ind w:left="576" w:hanging="576"/>
      </w:pPr>
      <w:rPr>
        <w:rFonts w:hint="eastAsia"/>
        <w:b w:val="0"/>
        <w:i w:val="0"/>
        <w:sz w:val="30"/>
        <w:szCs w:val="30"/>
      </w:rPr>
    </w:lvl>
    <w:lvl w:ilvl="2">
      <w:start w:val="1"/>
      <w:numFmt w:val="decimal"/>
      <w:lvlText w:val="%1.%2.%3"/>
      <w:lvlJc w:val="left"/>
      <w:pPr>
        <w:tabs>
          <w:tab w:val="num" w:pos="720"/>
        </w:tabs>
        <w:ind w:left="720" w:hanging="720"/>
      </w:pPr>
      <w:rPr>
        <w:rFonts w:hint="eastAsia"/>
        <w:b w:val="0"/>
        <w:i w:val="0"/>
        <w:sz w:val="24"/>
        <w:szCs w:val="24"/>
      </w:rPr>
    </w:lvl>
    <w:lvl w:ilvl="3">
      <w:start w:val="1"/>
      <w:numFmt w:val="decimal"/>
      <w:lvlText w:val="%4."/>
      <w:lvlJc w:val="left"/>
      <w:pPr>
        <w:tabs>
          <w:tab w:val="num" w:pos="567"/>
        </w:tabs>
        <w:ind w:left="936" w:hanging="680"/>
      </w:pPr>
      <w:rPr>
        <w:rFonts w:hint="eastAsia"/>
        <w:b w:val="0"/>
        <w:i w:val="0"/>
        <w:sz w:val="21"/>
        <w:szCs w:val="21"/>
      </w:rPr>
    </w:lvl>
    <w:lvl w:ilvl="4">
      <w:start w:val="1"/>
      <w:numFmt w:val="decimal"/>
      <w:lvlText w:val="%5）"/>
      <w:lvlJc w:val="left"/>
      <w:pPr>
        <w:tabs>
          <w:tab w:val="num" w:pos="567"/>
        </w:tabs>
        <w:ind w:left="936" w:hanging="680"/>
      </w:pPr>
      <w:rPr>
        <w:rFonts w:hint="eastAsia"/>
        <w:b w:val="0"/>
        <w:i w:val="0"/>
        <w:sz w:val="21"/>
        <w:szCs w:val="21"/>
      </w:rPr>
    </w:lvl>
    <w:lvl w:ilvl="5">
      <w:start w:val="1"/>
      <w:numFmt w:val="lowerLetter"/>
      <w:lvlText w:val="%6）"/>
      <w:lvlJc w:val="left"/>
      <w:pPr>
        <w:tabs>
          <w:tab w:val="num" w:pos="567"/>
        </w:tabs>
        <w:ind w:left="936" w:hanging="680"/>
      </w:pPr>
      <w:rPr>
        <w:rFonts w:hint="eastAsia"/>
        <w:b w:val="0"/>
        <w:i w:val="0"/>
        <w:sz w:val="21"/>
        <w:szCs w:val="21"/>
      </w:rPr>
    </w:lvl>
    <w:lvl w:ilvl="6">
      <w:start w:val="1"/>
      <w:numFmt w:val="lowerRoman"/>
      <w:lvlText w:val="%7"/>
      <w:lvlJc w:val="left"/>
      <w:pPr>
        <w:tabs>
          <w:tab w:val="num" w:pos="567"/>
        </w:tabs>
        <w:ind w:left="936" w:hanging="680"/>
      </w:pPr>
      <w:rPr>
        <w:rFonts w:hint="default"/>
        <w:b w:val="0"/>
        <w:i w:val="0"/>
        <w:sz w:val="21"/>
        <w:szCs w:val="21"/>
      </w:rPr>
    </w:lvl>
    <w:lvl w:ilvl="7">
      <w:start w:val="1"/>
      <w:numFmt w:val="decimal"/>
      <w:lvlText w:val="%1.%2.%3.%4.%5.%6.%7.%8"/>
      <w:lvlJc w:val="left"/>
      <w:pPr>
        <w:tabs>
          <w:tab w:val="num" w:pos="1440"/>
        </w:tabs>
        <w:ind w:left="1440" w:hanging="1440"/>
      </w:pPr>
      <w:rPr>
        <w:rFonts w:hint="eastAsia"/>
        <w:b w:val="0"/>
        <w:i w:val="0"/>
        <w:sz w:val="18"/>
        <w:szCs w:val="18"/>
      </w:rPr>
    </w:lvl>
    <w:lvl w:ilvl="8">
      <w:start w:val="1"/>
      <w:numFmt w:val="decimal"/>
      <w:lvlText w:val="%1.%2.%3.%4.%5.%6.%7.%8.%9"/>
      <w:lvlJc w:val="left"/>
      <w:pPr>
        <w:tabs>
          <w:tab w:val="num" w:pos="1584"/>
        </w:tabs>
        <w:ind w:left="1584" w:hanging="1584"/>
      </w:pPr>
      <w:rPr>
        <w:rFonts w:hint="eastAsia"/>
        <w:b w:val="0"/>
        <w:i w:val="0"/>
        <w:sz w:val="18"/>
        <w:szCs w:val="18"/>
      </w:rPr>
    </w:lvl>
  </w:abstractNum>
  <w:abstractNum w:abstractNumId="10">
    <w:nsid w:val="382B791E"/>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11">
    <w:nsid w:val="42FE570A"/>
    <w:multiLevelType w:val="multilevel"/>
    <w:tmpl w:val="20ACE16E"/>
    <w:lvl w:ilvl="0">
      <w:start w:val="1"/>
      <w:numFmt w:val="decimal"/>
      <w:suff w:val="nothing"/>
      <w:lvlText w:val="%1  "/>
      <w:lvlJc w:val="left"/>
      <w:pPr>
        <w:ind w:left="720" w:firstLine="0"/>
      </w:pPr>
      <w:rPr>
        <w:rFonts w:ascii="Arial" w:eastAsia="黑体" w:hAnsi="Arial" w:hint="default"/>
        <w:b w:val="0"/>
        <w:i w:val="0"/>
        <w:sz w:val="36"/>
        <w:szCs w:val="36"/>
      </w:rPr>
    </w:lvl>
    <w:lvl w:ilvl="1">
      <w:start w:val="1"/>
      <w:numFmt w:val="decimal"/>
      <w:suff w:val="nothing"/>
      <w:lvlText w:val="%1.%2  "/>
      <w:lvlJc w:val="left"/>
      <w:pPr>
        <w:ind w:left="720" w:firstLine="0"/>
      </w:pPr>
      <w:rPr>
        <w:rFonts w:ascii="Arial" w:hAnsi="Arial" w:hint="default"/>
        <w:b w:val="0"/>
        <w:i w:val="0"/>
        <w:sz w:val="30"/>
        <w:szCs w:val="30"/>
      </w:rPr>
    </w:lvl>
    <w:lvl w:ilvl="2">
      <w:start w:val="1"/>
      <w:numFmt w:val="decimal"/>
      <w:suff w:val="nothing"/>
      <w:lvlText w:val="%1.%2.%3  "/>
      <w:lvlJc w:val="left"/>
      <w:pPr>
        <w:ind w:left="720" w:firstLine="0"/>
      </w:pPr>
      <w:rPr>
        <w:rFonts w:ascii="Arial" w:hAnsi="Arial" w:hint="default"/>
        <w:b w:val="0"/>
        <w:i w:val="0"/>
        <w:sz w:val="24"/>
        <w:szCs w:val="24"/>
      </w:rPr>
    </w:lvl>
    <w:lvl w:ilvl="3">
      <w:start w:val="1"/>
      <w:numFmt w:val="decimal"/>
      <w:suff w:val="nothing"/>
      <w:lvlText w:val="%1.%2.%3.%4  "/>
      <w:lvlJc w:val="left"/>
      <w:pPr>
        <w:ind w:left="720" w:firstLine="0"/>
      </w:pPr>
      <w:rPr>
        <w:rFonts w:ascii="Arial" w:hAnsi="Arial" w:hint="default"/>
        <w:b w:val="0"/>
        <w:i w:val="0"/>
        <w:sz w:val="21"/>
        <w:szCs w:val="21"/>
      </w:rPr>
    </w:lvl>
    <w:lvl w:ilvl="4">
      <w:start w:val="1"/>
      <w:numFmt w:val="decimal"/>
      <w:lvlText w:val="%5."/>
      <w:lvlJc w:val="left"/>
      <w:pPr>
        <w:tabs>
          <w:tab w:val="num" w:pos="1854"/>
        </w:tabs>
        <w:ind w:left="1854" w:hanging="312"/>
      </w:pPr>
      <w:rPr>
        <w:rFonts w:ascii="Arial" w:hAnsi="Arial" w:hint="default"/>
        <w:b w:val="0"/>
        <w:i w:val="0"/>
        <w:sz w:val="21"/>
        <w:szCs w:val="21"/>
      </w:rPr>
    </w:lvl>
    <w:lvl w:ilvl="5">
      <w:start w:val="1"/>
      <w:numFmt w:val="decimal"/>
      <w:lvlText w:val="%6)"/>
      <w:lvlJc w:val="left"/>
      <w:pPr>
        <w:tabs>
          <w:tab w:val="num" w:pos="1854"/>
        </w:tabs>
        <w:ind w:left="1854" w:hanging="312"/>
      </w:pPr>
      <w:rPr>
        <w:rFonts w:ascii="Arial" w:hAnsi="Arial" w:hint="default"/>
        <w:b w:val="0"/>
        <w:i w:val="0"/>
        <w:sz w:val="21"/>
        <w:szCs w:val="21"/>
      </w:rPr>
    </w:lvl>
    <w:lvl w:ilvl="6">
      <w:start w:val="1"/>
      <w:numFmt w:val="lowerLetter"/>
      <w:lvlText w:val="%7."/>
      <w:lvlJc w:val="left"/>
      <w:pPr>
        <w:tabs>
          <w:tab w:val="num" w:pos="1854"/>
        </w:tabs>
        <w:ind w:left="1854" w:hanging="312"/>
      </w:pPr>
      <w:rPr>
        <w:rFonts w:ascii="Arial" w:hAnsi="Arial" w:hint="default"/>
        <w:b w:val="0"/>
        <w:i w:val="0"/>
        <w:sz w:val="21"/>
        <w:szCs w:val="21"/>
      </w:rPr>
    </w:lvl>
    <w:lvl w:ilvl="7">
      <w:start w:val="1"/>
      <w:numFmt w:val="decimal"/>
      <w:lvlRestart w:val="0"/>
      <w:pStyle w:val="Figure"/>
      <w:suff w:val="space"/>
      <w:lvlText w:val="Figure%8"/>
      <w:lvlJc w:val="center"/>
      <w:pPr>
        <w:ind w:left="720" w:firstLine="0"/>
      </w:pPr>
      <w:rPr>
        <w:rFonts w:ascii="Arial" w:eastAsia="黑体" w:hAnsi="Arial" w:hint="default"/>
        <w:b w:val="0"/>
        <w:i w:val="0"/>
        <w:sz w:val="18"/>
        <w:szCs w:val="18"/>
      </w:rPr>
    </w:lvl>
    <w:lvl w:ilvl="8">
      <w:start w:val="1"/>
      <w:numFmt w:val="decimal"/>
      <w:lvlRestart w:val="0"/>
      <w:pStyle w:val="Table"/>
      <w:suff w:val="space"/>
      <w:lvlText w:val="Table%9"/>
      <w:lvlJc w:val="center"/>
      <w:pPr>
        <w:ind w:left="720" w:firstLine="0"/>
      </w:pPr>
      <w:rPr>
        <w:rFonts w:ascii="Arial" w:eastAsia="黑体" w:hAnsi="Arial" w:hint="default"/>
        <w:b w:val="0"/>
        <w:i w:val="0"/>
        <w:sz w:val="18"/>
        <w:szCs w:val="18"/>
      </w:rPr>
    </w:lvl>
  </w:abstractNum>
  <w:abstractNum w:abstractNumId="12">
    <w:nsid w:val="4A031D4C"/>
    <w:multiLevelType w:val="multilevel"/>
    <w:tmpl w:val="0EA4FE68"/>
    <w:lvl w:ilvl="0">
      <w:start w:val="7"/>
      <w:numFmt w:val="decimal"/>
      <w:lvlText w:val="%1"/>
      <w:lvlJc w:val="left"/>
      <w:pPr>
        <w:ind w:left="360" w:hanging="360"/>
      </w:pPr>
      <w:rPr>
        <w:rFonts w:hint="default"/>
      </w:rPr>
    </w:lvl>
    <w:lvl w:ilv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4">
    <w:nsid w:val="54FC0879"/>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15">
    <w:nsid w:val="5DC402DE"/>
    <w:multiLevelType w:val="multilevel"/>
    <w:tmpl w:val="68C00372"/>
    <w:lvl w:ilvl="0">
      <w:start w:val="16"/>
      <w:numFmt w:val="decimal"/>
      <w:lvlText w:val="%1"/>
      <w:lvlJc w:val="left"/>
      <w:pPr>
        <w:ind w:left="540" w:hanging="540"/>
      </w:pPr>
      <w:rPr>
        <w:rFonts w:hint="default"/>
        <w:b/>
      </w:rPr>
    </w:lvl>
    <w:lvl w:ilvl="1">
      <w:start w:val="10"/>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nsid w:val="63546429"/>
    <w:multiLevelType w:val="multilevel"/>
    <w:tmpl w:val="FE4653A2"/>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pStyle w:val="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7">
    <w:nsid w:val="70E300A5"/>
    <w:multiLevelType w:val="multilevel"/>
    <w:tmpl w:val="E206AC5C"/>
    <w:lvl w:ilvl="0">
      <w:start w:val="1"/>
      <w:numFmt w:val="decimal"/>
      <w:lvlText w:val="%1．"/>
      <w:lvlJc w:val="left"/>
      <w:pPr>
        <w:tabs>
          <w:tab w:val="num" w:pos="1620"/>
        </w:tabs>
        <w:ind w:left="1620" w:hanging="360"/>
      </w:pPr>
      <w:rPr>
        <w:rFonts w:hint="eastAsia"/>
      </w:rPr>
    </w:lvl>
    <w:lvl w:ilvl="1">
      <w:start w:val="1"/>
      <w:numFmt w:val="decimal"/>
      <w:lvlText w:val="%1.%2"/>
      <w:lvlJc w:val="left"/>
      <w:pPr>
        <w:tabs>
          <w:tab w:val="num" w:pos="645"/>
        </w:tabs>
        <w:ind w:left="645" w:hanging="645"/>
      </w:pPr>
      <w:rPr>
        <w:rFonts w:hint="eastAsia"/>
      </w:rPr>
    </w:lvl>
    <w:lvl w:ilvl="2">
      <w:start w:val="1"/>
      <w:numFmt w:val="decimal"/>
      <w:lvlText w:val="%1.%2.%3"/>
      <w:lvlJc w:val="left"/>
      <w:pPr>
        <w:tabs>
          <w:tab w:val="num" w:pos="645"/>
        </w:tabs>
        <w:ind w:left="645" w:hanging="645"/>
      </w:pPr>
      <w:rPr>
        <w:rFonts w:hint="eastAsia"/>
      </w:rPr>
    </w:lvl>
    <w:lvl w:ilvl="3">
      <w:start w:val="1"/>
      <w:numFmt w:val="decimal"/>
      <w:lvlText w:val="%1.%2.%3.%4"/>
      <w:lvlJc w:val="left"/>
      <w:pPr>
        <w:tabs>
          <w:tab w:val="num" w:pos="645"/>
        </w:tabs>
        <w:ind w:left="645" w:hanging="645"/>
      </w:pPr>
      <w:rPr>
        <w:rFonts w:hint="eastAsia"/>
      </w:rPr>
    </w:lvl>
    <w:lvl w:ilvl="4">
      <w:start w:val="1"/>
      <w:numFmt w:val="decimal"/>
      <w:lvlText w:val="%1.%2.%3.%4.%5"/>
      <w:lvlJc w:val="left"/>
      <w:pPr>
        <w:tabs>
          <w:tab w:val="num" w:pos="645"/>
        </w:tabs>
        <w:ind w:left="645" w:hanging="645"/>
      </w:pPr>
      <w:rPr>
        <w:rFonts w:hint="eastAsia"/>
      </w:rPr>
    </w:lvl>
    <w:lvl w:ilvl="5">
      <w:start w:val="1"/>
      <w:numFmt w:val="decimal"/>
      <w:lvlText w:val="%1.%2.%3.%4.%5.%6"/>
      <w:lvlJc w:val="left"/>
      <w:pPr>
        <w:tabs>
          <w:tab w:val="num" w:pos="645"/>
        </w:tabs>
        <w:ind w:left="645" w:hanging="645"/>
      </w:pPr>
      <w:rPr>
        <w:rFonts w:hint="eastAsia"/>
      </w:rPr>
    </w:lvl>
    <w:lvl w:ilvl="6">
      <w:start w:val="1"/>
      <w:numFmt w:val="decimal"/>
      <w:lvlText w:val="%1.%2.%3.%4.%5.%6.%7"/>
      <w:lvlJc w:val="left"/>
      <w:pPr>
        <w:tabs>
          <w:tab w:val="num" w:pos="645"/>
        </w:tabs>
        <w:ind w:left="645" w:hanging="645"/>
      </w:pPr>
      <w:rPr>
        <w:rFonts w:hint="eastAsia"/>
      </w:rPr>
    </w:lvl>
    <w:lvl w:ilvl="7">
      <w:start w:val="1"/>
      <w:numFmt w:val="decimal"/>
      <w:lvlText w:val="%1.%2.%3.%4.%5.%6.%7.%8"/>
      <w:lvlJc w:val="left"/>
      <w:pPr>
        <w:tabs>
          <w:tab w:val="num" w:pos="645"/>
        </w:tabs>
        <w:ind w:left="645" w:hanging="645"/>
      </w:pPr>
      <w:rPr>
        <w:rFonts w:hint="eastAsia"/>
      </w:rPr>
    </w:lvl>
    <w:lvl w:ilvl="8">
      <w:start w:val="1"/>
      <w:numFmt w:val="decimal"/>
      <w:lvlText w:val="%1.%2.%3.%4.%5.%6.%7.%8.%9"/>
      <w:lvlJc w:val="left"/>
      <w:pPr>
        <w:tabs>
          <w:tab w:val="num" w:pos="645"/>
        </w:tabs>
        <w:ind w:left="645" w:hanging="645"/>
      </w:pPr>
      <w:rPr>
        <w:rFonts w:hint="eastAsia"/>
      </w:rPr>
    </w:lvl>
  </w:abstractNum>
  <w:abstractNum w:abstractNumId="18">
    <w:nsid w:val="72347E6A"/>
    <w:multiLevelType w:val="multilevel"/>
    <w:tmpl w:val="D95C4700"/>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9">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8"/>
  </w:num>
  <w:num w:numId="2">
    <w:abstractNumId w:val="18"/>
  </w:num>
  <w:num w:numId="3">
    <w:abstractNumId w:val="18"/>
  </w:num>
  <w:num w:numId="4">
    <w:abstractNumId w:val="11"/>
  </w:num>
  <w:num w:numId="5">
    <w:abstractNumId w:val="11"/>
  </w:num>
  <w:num w:numId="6">
    <w:abstractNumId w:val="18"/>
  </w:num>
  <w:num w:numId="7">
    <w:abstractNumId w:val="18"/>
  </w:num>
  <w:num w:numId="8">
    <w:abstractNumId w:val="18"/>
  </w:num>
  <w:num w:numId="9">
    <w:abstractNumId w:val="18"/>
  </w:num>
  <w:num w:numId="10">
    <w:abstractNumId w:val="4"/>
  </w:num>
  <w:num w:numId="11">
    <w:abstractNumId w:val="4"/>
  </w:num>
  <w:num w:numId="12">
    <w:abstractNumId w:val="4"/>
  </w:num>
  <w:num w:numId="13">
    <w:abstractNumId w:val="9"/>
  </w:num>
  <w:num w:numId="14">
    <w:abstractNumId w:val="10"/>
  </w:num>
  <w:num w:numId="15">
    <w:abstractNumId w:val="2"/>
  </w:num>
  <w:num w:numId="16">
    <w:abstractNumId w:val="8"/>
  </w:num>
  <w:num w:numId="17">
    <w:abstractNumId w:val="13"/>
  </w:num>
  <w:num w:numId="18">
    <w:abstractNumId w:val="13"/>
  </w:num>
  <w:num w:numId="19">
    <w:abstractNumId w:val="13"/>
  </w:num>
  <w:num w:numId="20">
    <w:abstractNumId w:val="19"/>
  </w:num>
  <w:num w:numId="21">
    <w:abstractNumId w:val="19"/>
  </w:num>
  <w:num w:numId="22">
    <w:abstractNumId w:val="19"/>
  </w:num>
  <w:num w:numId="23">
    <w:abstractNumId w:val="19"/>
  </w:num>
  <w:num w:numId="24">
    <w:abstractNumId w:val="13"/>
  </w:num>
  <w:num w:numId="25">
    <w:abstractNumId w:val="13"/>
  </w:num>
  <w:num w:numId="26">
    <w:abstractNumId w:val="19"/>
  </w:num>
  <w:num w:numId="27">
    <w:abstractNumId w:val="19"/>
  </w:num>
  <w:num w:numId="28">
    <w:abstractNumId w:val="19"/>
  </w:num>
  <w:num w:numId="29">
    <w:abstractNumId w:val="3"/>
  </w:num>
  <w:num w:numId="30">
    <w:abstractNumId w:val="13"/>
  </w:num>
  <w:num w:numId="31">
    <w:abstractNumId w:val="13"/>
  </w:num>
  <w:num w:numId="32">
    <w:abstractNumId w:val="19"/>
  </w:num>
  <w:num w:numId="33">
    <w:abstractNumId w:val="16"/>
  </w:num>
  <w:num w:numId="34">
    <w:abstractNumId w:val="16"/>
  </w:num>
  <w:num w:numId="35">
    <w:abstractNumId w:val="16"/>
  </w:num>
  <w:num w:numId="36">
    <w:abstractNumId w:val="6"/>
  </w:num>
  <w:num w:numId="37">
    <w:abstractNumId w:val="14"/>
  </w:num>
  <w:num w:numId="38">
    <w:abstractNumId w:val="7"/>
  </w:num>
  <w:num w:numId="39">
    <w:abstractNumId w:val="5"/>
  </w:num>
  <w:num w:numId="40">
    <w:abstractNumId w:val="0"/>
  </w:num>
  <w:num w:numId="41">
    <w:abstractNumId w:val="12"/>
  </w:num>
  <w:num w:numId="42">
    <w:abstractNumId w:val="15"/>
  </w:num>
  <w:num w:numId="43">
    <w:abstractNumId w:val="17"/>
  </w:num>
  <w:num w:numId="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7C0F0E"/>
    <w:rsid w:val="00001A57"/>
    <w:rsid w:val="00002B18"/>
    <w:rsid w:val="00002BBC"/>
    <w:rsid w:val="00003D28"/>
    <w:rsid w:val="00004212"/>
    <w:rsid w:val="0000547E"/>
    <w:rsid w:val="000059CE"/>
    <w:rsid w:val="000062C9"/>
    <w:rsid w:val="00007B4A"/>
    <w:rsid w:val="00011762"/>
    <w:rsid w:val="00012ECD"/>
    <w:rsid w:val="0001309F"/>
    <w:rsid w:val="00013C69"/>
    <w:rsid w:val="00014122"/>
    <w:rsid w:val="000179A2"/>
    <w:rsid w:val="000209E6"/>
    <w:rsid w:val="00020E81"/>
    <w:rsid w:val="00021D06"/>
    <w:rsid w:val="000232B6"/>
    <w:rsid w:val="00023D6D"/>
    <w:rsid w:val="00023E45"/>
    <w:rsid w:val="00026058"/>
    <w:rsid w:val="00027159"/>
    <w:rsid w:val="00030313"/>
    <w:rsid w:val="0003047A"/>
    <w:rsid w:val="00031503"/>
    <w:rsid w:val="00031E4D"/>
    <w:rsid w:val="00032849"/>
    <w:rsid w:val="000329B5"/>
    <w:rsid w:val="00035B9D"/>
    <w:rsid w:val="00040BF0"/>
    <w:rsid w:val="00041FB7"/>
    <w:rsid w:val="000428A5"/>
    <w:rsid w:val="000449FA"/>
    <w:rsid w:val="00044E60"/>
    <w:rsid w:val="00046A0B"/>
    <w:rsid w:val="00047AFC"/>
    <w:rsid w:val="000501B0"/>
    <w:rsid w:val="000513F1"/>
    <w:rsid w:val="00052FF5"/>
    <w:rsid w:val="00054A42"/>
    <w:rsid w:val="0005706A"/>
    <w:rsid w:val="000573F3"/>
    <w:rsid w:val="0006201D"/>
    <w:rsid w:val="0006498C"/>
    <w:rsid w:val="00065A20"/>
    <w:rsid w:val="000667A6"/>
    <w:rsid w:val="00066B07"/>
    <w:rsid w:val="00067651"/>
    <w:rsid w:val="000725C4"/>
    <w:rsid w:val="000739EF"/>
    <w:rsid w:val="00073A9C"/>
    <w:rsid w:val="00074767"/>
    <w:rsid w:val="00074846"/>
    <w:rsid w:val="00075295"/>
    <w:rsid w:val="00076841"/>
    <w:rsid w:val="00076C76"/>
    <w:rsid w:val="00077FDC"/>
    <w:rsid w:val="00082C9C"/>
    <w:rsid w:val="000841C0"/>
    <w:rsid w:val="000848BF"/>
    <w:rsid w:val="00084904"/>
    <w:rsid w:val="000867F7"/>
    <w:rsid w:val="00086F88"/>
    <w:rsid w:val="0008799E"/>
    <w:rsid w:val="000916DB"/>
    <w:rsid w:val="00091EF2"/>
    <w:rsid w:val="000930E5"/>
    <w:rsid w:val="00093824"/>
    <w:rsid w:val="0009398B"/>
    <w:rsid w:val="00095318"/>
    <w:rsid w:val="00096720"/>
    <w:rsid w:val="00097670"/>
    <w:rsid w:val="000A118D"/>
    <w:rsid w:val="000A2124"/>
    <w:rsid w:val="000A2F49"/>
    <w:rsid w:val="000A3F67"/>
    <w:rsid w:val="000A5CC9"/>
    <w:rsid w:val="000B094B"/>
    <w:rsid w:val="000B247D"/>
    <w:rsid w:val="000B273D"/>
    <w:rsid w:val="000B3A3A"/>
    <w:rsid w:val="000C2182"/>
    <w:rsid w:val="000C258D"/>
    <w:rsid w:val="000C47F8"/>
    <w:rsid w:val="000C5A4D"/>
    <w:rsid w:val="000C631E"/>
    <w:rsid w:val="000C64F5"/>
    <w:rsid w:val="000C7410"/>
    <w:rsid w:val="000D0AF8"/>
    <w:rsid w:val="000D3120"/>
    <w:rsid w:val="000D37B1"/>
    <w:rsid w:val="000D3A44"/>
    <w:rsid w:val="000D5F95"/>
    <w:rsid w:val="000D799B"/>
    <w:rsid w:val="000E126E"/>
    <w:rsid w:val="000E333F"/>
    <w:rsid w:val="000E59B1"/>
    <w:rsid w:val="000E67A6"/>
    <w:rsid w:val="000E7D85"/>
    <w:rsid w:val="000F0980"/>
    <w:rsid w:val="000F243A"/>
    <w:rsid w:val="000F2EBF"/>
    <w:rsid w:val="000F4AFB"/>
    <w:rsid w:val="000F4ECF"/>
    <w:rsid w:val="000F5B33"/>
    <w:rsid w:val="000F67A3"/>
    <w:rsid w:val="000F741F"/>
    <w:rsid w:val="0010031A"/>
    <w:rsid w:val="001017FC"/>
    <w:rsid w:val="00101D92"/>
    <w:rsid w:val="001048D3"/>
    <w:rsid w:val="00104BAC"/>
    <w:rsid w:val="00104FC3"/>
    <w:rsid w:val="0010515A"/>
    <w:rsid w:val="00105308"/>
    <w:rsid w:val="00105ED5"/>
    <w:rsid w:val="00106BFB"/>
    <w:rsid w:val="00107FD8"/>
    <w:rsid w:val="00110488"/>
    <w:rsid w:val="0011053F"/>
    <w:rsid w:val="0011270B"/>
    <w:rsid w:val="00113100"/>
    <w:rsid w:val="001143F9"/>
    <w:rsid w:val="00115E5E"/>
    <w:rsid w:val="00116071"/>
    <w:rsid w:val="00120122"/>
    <w:rsid w:val="00124B63"/>
    <w:rsid w:val="00125BA3"/>
    <w:rsid w:val="0012764D"/>
    <w:rsid w:val="0012780D"/>
    <w:rsid w:val="00131AB3"/>
    <w:rsid w:val="00132DB3"/>
    <w:rsid w:val="00134DF8"/>
    <w:rsid w:val="001352E1"/>
    <w:rsid w:val="001365C1"/>
    <w:rsid w:val="00137636"/>
    <w:rsid w:val="00141EB9"/>
    <w:rsid w:val="00142CCA"/>
    <w:rsid w:val="00143D48"/>
    <w:rsid w:val="00143D49"/>
    <w:rsid w:val="001460AE"/>
    <w:rsid w:val="001461E2"/>
    <w:rsid w:val="00146905"/>
    <w:rsid w:val="001474B2"/>
    <w:rsid w:val="00151C23"/>
    <w:rsid w:val="00156F8E"/>
    <w:rsid w:val="001575A4"/>
    <w:rsid w:val="00157C89"/>
    <w:rsid w:val="00157CF3"/>
    <w:rsid w:val="001611F6"/>
    <w:rsid w:val="001648A2"/>
    <w:rsid w:val="00170B4E"/>
    <w:rsid w:val="00172580"/>
    <w:rsid w:val="0017458E"/>
    <w:rsid w:val="00177FE5"/>
    <w:rsid w:val="00181F4C"/>
    <w:rsid w:val="0018265F"/>
    <w:rsid w:val="00184C2C"/>
    <w:rsid w:val="00184DD0"/>
    <w:rsid w:val="0018538D"/>
    <w:rsid w:val="001912B8"/>
    <w:rsid w:val="00192FA2"/>
    <w:rsid w:val="0019358C"/>
    <w:rsid w:val="00193F1B"/>
    <w:rsid w:val="00196C4E"/>
    <w:rsid w:val="00196F85"/>
    <w:rsid w:val="001977D2"/>
    <w:rsid w:val="001A04E5"/>
    <w:rsid w:val="001A0E51"/>
    <w:rsid w:val="001A1549"/>
    <w:rsid w:val="001A164D"/>
    <w:rsid w:val="001A35BD"/>
    <w:rsid w:val="001A38DE"/>
    <w:rsid w:val="001A3BE3"/>
    <w:rsid w:val="001A601E"/>
    <w:rsid w:val="001B11C7"/>
    <w:rsid w:val="001B21BE"/>
    <w:rsid w:val="001B25A4"/>
    <w:rsid w:val="001B2F31"/>
    <w:rsid w:val="001B6AA5"/>
    <w:rsid w:val="001C05BC"/>
    <w:rsid w:val="001C0741"/>
    <w:rsid w:val="001C0E3A"/>
    <w:rsid w:val="001C0FA0"/>
    <w:rsid w:val="001C37F3"/>
    <w:rsid w:val="001C3804"/>
    <w:rsid w:val="001C39C3"/>
    <w:rsid w:val="001C3E20"/>
    <w:rsid w:val="001C6483"/>
    <w:rsid w:val="001C6D77"/>
    <w:rsid w:val="001D2944"/>
    <w:rsid w:val="001D4589"/>
    <w:rsid w:val="001D6C3B"/>
    <w:rsid w:val="001E0389"/>
    <w:rsid w:val="001E2149"/>
    <w:rsid w:val="001E288B"/>
    <w:rsid w:val="001E288C"/>
    <w:rsid w:val="001E28FC"/>
    <w:rsid w:val="001E408B"/>
    <w:rsid w:val="001E68C5"/>
    <w:rsid w:val="001E6C67"/>
    <w:rsid w:val="001E75BF"/>
    <w:rsid w:val="001E785E"/>
    <w:rsid w:val="001E7972"/>
    <w:rsid w:val="001F0666"/>
    <w:rsid w:val="001F34D8"/>
    <w:rsid w:val="001F73F3"/>
    <w:rsid w:val="001F7CF6"/>
    <w:rsid w:val="00200F78"/>
    <w:rsid w:val="002015DE"/>
    <w:rsid w:val="00201D3C"/>
    <w:rsid w:val="0020239F"/>
    <w:rsid w:val="00207B1C"/>
    <w:rsid w:val="00210EA0"/>
    <w:rsid w:val="00212D6E"/>
    <w:rsid w:val="00213F83"/>
    <w:rsid w:val="00214BBB"/>
    <w:rsid w:val="002228F9"/>
    <w:rsid w:val="0022324C"/>
    <w:rsid w:val="00232DD2"/>
    <w:rsid w:val="002337FE"/>
    <w:rsid w:val="00233E67"/>
    <w:rsid w:val="002340BA"/>
    <w:rsid w:val="002344E7"/>
    <w:rsid w:val="00235E26"/>
    <w:rsid w:val="002362D0"/>
    <w:rsid w:val="00241351"/>
    <w:rsid w:val="00242029"/>
    <w:rsid w:val="0024321E"/>
    <w:rsid w:val="0024330A"/>
    <w:rsid w:val="0024349D"/>
    <w:rsid w:val="00244CD3"/>
    <w:rsid w:val="00245354"/>
    <w:rsid w:val="00246213"/>
    <w:rsid w:val="00247C6E"/>
    <w:rsid w:val="00250542"/>
    <w:rsid w:val="00251FAB"/>
    <w:rsid w:val="00253860"/>
    <w:rsid w:val="002541A5"/>
    <w:rsid w:val="0025571A"/>
    <w:rsid w:val="0025624A"/>
    <w:rsid w:val="0025638A"/>
    <w:rsid w:val="0025648D"/>
    <w:rsid w:val="00257F74"/>
    <w:rsid w:val="002621C2"/>
    <w:rsid w:val="002621D4"/>
    <w:rsid w:val="00262338"/>
    <w:rsid w:val="00263156"/>
    <w:rsid w:val="002632FB"/>
    <w:rsid w:val="002642C8"/>
    <w:rsid w:val="00265CB6"/>
    <w:rsid w:val="002678B5"/>
    <w:rsid w:val="002731D6"/>
    <w:rsid w:val="002738C1"/>
    <w:rsid w:val="00275C7B"/>
    <w:rsid w:val="00277D28"/>
    <w:rsid w:val="00281E2F"/>
    <w:rsid w:val="00285792"/>
    <w:rsid w:val="00286B44"/>
    <w:rsid w:val="00287C25"/>
    <w:rsid w:val="00290647"/>
    <w:rsid w:val="00292388"/>
    <w:rsid w:val="002A347D"/>
    <w:rsid w:val="002A3809"/>
    <w:rsid w:val="002A56F5"/>
    <w:rsid w:val="002B0845"/>
    <w:rsid w:val="002B37A6"/>
    <w:rsid w:val="002B4911"/>
    <w:rsid w:val="002B6AAC"/>
    <w:rsid w:val="002B7E5D"/>
    <w:rsid w:val="002C0738"/>
    <w:rsid w:val="002C0FAD"/>
    <w:rsid w:val="002C1517"/>
    <w:rsid w:val="002C2012"/>
    <w:rsid w:val="002C711B"/>
    <w:rsid w:val="002C7E56"/>
    <w:rsid w:val="002D058D"/>
    <w:rsid w:val="002D1700"/>
    <w:rsid w:val="002D1ADC"/>
    <w:rsid w:val="002D4C0A"/>
    <w:rsid w:val="002D6DC6"/>
    <w:rsid w:val="002E0651"/>
    <w:rsid w:val="002E2A1D"/>
    <w:rsid w:val="002E5501"/>
    <w:rsid w:val="002E5F69"/>
    <w:rsid w:val="002F6125"/>
    <w:rsid w:val="002F62A6"/>
    <w:rsid w:val="002F6C25"/>
    <w:rsid w:val="002F6E56"/>
    <w:rsid w:val="0030526E"/>
    <w:rsid w:val="0030531D"/>
    <w:rsid w:val="00305C2D"/>
    <w:rsid w:val="00305CD4"/>
    <w:rsid w:val="003109A2"/>
    <w:rsid w:val="00310E5D"/>
    <w:rsid w:val="00311046"/>
    <w:rsid w:val="0031227A"/>
    <w:rsid w:val="003124A0"/>
    <w:rsid w:val="00312F11"/>
    <w:rsid w:val="0031310C"/>
    <w:rsid w:val="0031389A"/>
    <w:rsid w:val="00316C76"/>
    <w:rsid w:val="00320D2E"/>
    <w:rsid w:val="00321CB2"/>
    <w:rsid w:val="00321D1F"/>
    <w:rsid w:val="00321D5A"/>
    <w:rsid w:val="003221CE"/>
    <w:rsid w:val="00322EDB"/>
    <w:rsid w:val="0032576F"/>
    <w:rsid w:val="0032601B"/>
    <w:rsid w:val="00326B67"/>
    <w:rsid w:val="00326BC5"/>
    <w:rsid w:val="00331702"/>
    <w:rsid w:val="00332192"/>
    <w:rsid w:val="003363B5"/>
    <w:rsid w:val="00342D90"/>
    <w:rsid w:val="00342E48"/>
    <w:rsid w:val="00345E3E"/>
    <w:rsid w:val="00345EE0"/>
    <w:rsid w:val="00347FA9"/>
    <w:rsid w:val="00350077"/>
    <w:rsid w:val="00351AA7"/>
    <w:rsid w:val="00361618"/>
    <w:rsid w:val="003643A8"/>
    <w:rsid w:val="00366044"/>
    <w:rsid w:val="00366EBD"/>
    <w:rsid w:val="00371D25"/>
    <w:rsid w:val="00372D84"/>
    <w:rsid w:val="00372D91"/>
    <w:rsid w:val="00372F73"/>
    <w:rsid w:val="0037447B"/>
    <w:rsid w:val="00376E0F"/>
    <w:rsid w:val="00377076"/>
    <w:rsid w:val="00380EC6"/>
    <w:rsid w:val="00382BF5"/>
    <w:rsid w:val="00382EA4"/>
    <w:rsid w:val="0038440A"/>
    <w:rsid w:val="00385573"/>
    <w:rsid w:val="0038621E"/>
    <w:rsid w:val="0038734E"/>
    <w:rsid w:val="003901E7"/>
    <w:rsid w:val="00392642"/>
    <w:rsid w:val="003940B3"/>
    <w:rsid w:val="0039420D"/>
    <w:rsid w:val="003958CC"/>
    <w:rsid w:val="003A0DD8"/>
    <w:rsid w:val="003A0E32"/>
    <w:rsid w:val="003A3E06"/>
    <w:rsid w:val="003A568B"/>
    <w:rsid w:val="003A5EB0"/>
    <w:rsid w:val="003A6F1C"/>
    <w:rsid w:val="003B15FA"/>
    <w:rsid w:val="003B314C"/>
    <w:rsid w:val="003B56BA"/>
    <w:rsid w:val="003B57F6"/>
    <w:rsid w:val="003C0215"/>
    <w:rsid w:val="003C1ABF"/>
    <w:rsid w:val="003C31E2"/>
    <w:rsid w:val="003C3977"/>
    <w:rsid w:val="003C60F3"/>
    <w:rsid w:val="003C6840"/>
    <w:rsid w:val="003C7005"/>
    <w:rsid w:val="003D017A"/>
    <w:rsid w:val="003D3098"/>
    <w:rsid w:val="003D5156"/>
    <w:rsid w:val="003D6FE3"/>
    <w:rsid w:val="003E0365"/>
    <w:rsid w:val="003E0DB0"/>
    <w:rsid w:val="003E28EF"/>
    <w:rsid w:val="003E5D2A"/>
    <w:rsid w:val="003E5F32"/>
    <w:rsid w:val="003E665D"/>
    <w:rsid w:val="003E7FBB"/>
    <w:rsid w:val="003F0033"/>
    <w:rsid w:val="003F02BA"/>
    <w:rsid w:val="003F0E1E"/>
    <w:rsid w:val="003F155C"/>
    <w:rsid w:val="003F203C"/>
    <w:rsid w:val="003F3CBF"/>
    <w:rsid w:val="003F4AE0"/>
    <w:rsid w:val="003F5819"/>
    <w:rsid w:val="003F6546"/>
    <w:rsid w:val="0040279F"/>
    <w:rsid w:val="00406B96"/>
    <w:rsid w:val="0040793F"/>
    <w:rsid w:val="00411215"/>
    <w:rsid w:val="00411DF7"/>
    <w:rsid w:val="0041363B"/>
    <w:rsid w:val="00416534"/>
    <w:rsid w:val="0041663F"/>
    <w:rsid w:val="00417BE3"/>
    <w:rsid w:val="004202BF"/>
    <w:rsid w:val="00423932"/>
    <w:rsid w:val="00424AD1"/>
    <w:rsid w:val="004323E8"/>
    <w:rsid w:val="00432BDC"/>
    <w:rsid w:val="004338CC"/>
    <w:rsid w:val="00436412"/>
    <w:rsid w:val="00436ABF"/>
    <w:rsid w:val="00437D47"/>
    <w:rsid w:val="00441A44"/>
    <w:rsid w:val="00442EB6"/>
    <w:rsid w:val="00445BF6"/>
    <w:rsid w:val="00446BD7"/>
    <w:rsid w:val="004535FF"/>
    <w:rsid w:val="0045415E"/>
    <w:rsid w:val="00455487"/>
    <w:rsid w:val="0045568E"/>
    <w:rsid w:val="004557B0"/>
    <w:rsid w:val="004559DB"/>
    <w:rsid w:val="00456AE0"/>
    <w:rsid w:val="00456D04"/>
    <w:rsid w:val="00457183"/>
    <w:rsid w:val="00457F7D"/>
    <w:rsid w:val="00460B44"/>
    <w:rsid w:val="0046131C"/>
    <w:rsid w:val="00464421"/>
    <w:rsid w:val="00464A66"/>
    <w:rsid w:val="0047332A"/>
    <w:rsid w:val="0047370B"/>
    <w:rsid w:val="00475332"/>
    <w:rsid w:val="0047637E"/>
    <w:rsid w:val="00477F82"/>
    <w:rsid w:val="00482A61"/>
    <w:rsid w:val="00482B31"/>
    <w:rsid w:val="00483AF7"/>
    <w:rsid w:val="004854DA"/>
    <w:rsid w:val="00485CAD"/>
    <w:rsid w:val="0048620B"/>
    <w:rsid w:val="00486B5E"/>
    <w:rsid w:val="0048781C"/>
    <w:rsid w:val="0049117C"/>
    <w:rsid w:val="00491697"/>
    <w:rsid w:val="00493069"/>
    <w:rsid w:val="0049458D"/>
    <w:rsid w:val="00495B22"/>
    <w:rsid w:val="00496470"/>
    <w:rsid w:val="00496733"/>
    <w:rsid w:val="00497113"/>
    <w:rsid w:val="004A2690"/>
    <w:rsid w:val="004A2791"/>
    <w:rsid w:val="004A2BE1"/>
    <w:rsid w:val="004A3B20"/>
    <w:rsid w:val="004A5B6E"/>
    <w:rsid w:val="004A631C"/>
    <w:rsid w:val="004B0853"/>
    <w:rsid w:val="004B10C6"/>
    <w:rsid w:val="004B2A8D"/>
    <w:rsid w:val="004B428D"/>
    <w:rsid w:val="004B6AA9"/>
    <w:rsid w:val="004B6FFC"/>
    <w:rsid w:val="004B725C"/>
    <w:rsid w:val="004B7904"/>
    <w:rsid w:val="004C3475"/>
    <w:rsid w:val="004C432E"/>
    <w:rsid w:val="004C4425"/>
    <w:rsid w:val="004C46CF"/>
    <w:rsid w:val="004C5E5E"/>
    <w:rsid w:val="004D2BBC"/>
    <w:rsid w:val="004D48B7"/>
    <w:rsid w:val="004D5421"/>
    <w:rsid w:val="004D5558"/>
    <w:rsid w:val="004E0C2B"/>
    <w:rsid w:val="004E120B"/>
    <w:rsid w:val="004E1612"/>
    <w:rsid w:val="004E3698"/>
    <w:rsid w:val="004E6C4F"/>
    <w:rsid w:val="004E791C"/>
    <w:rsid w:val="004E7A39"/>
    <w:rsid w:val="004F0710"/>
    <w:rsid w:val="004F2E4C"/>
    <w:rsid w:val="004F2EE8"/>
    <w:rsid w:val="004F4044"/>
    <w:rsid w:val="004F4E11"/>
    <w:rsid w:val="004F774B"/>
    <w:rsid w:val="005002E8"/>
    <w:rsid w:val="0050170D"/>
    <w:rsid w:val="00501A02"/>
    <w:rsid w:val="00504BDB"/>
    <w:rsid w:val="00507FE4"/>
    <w:rsid w:val="00510166"/>
    <w:rsid w:val="0051077C"/>
    <w:rsid w:val="00515642"/>
    <w:rsid w:val="00515955"/>
    <w:rsid w:val="00515F5C"/>
    <w:rsid w:val="00516E14"/>
    <w:rsid w:val="00520040"/>
    <w:rsid w:val="00520F86"/>
    <w:rsid w:val="005217F2"/>
    <w:rsid w:val="00524B62"/>
    <w:rsid w:val="005268BE"/>
    <w:rsid w:val="00526F4C"/>
    <w:rsid w:val="00530F01"/>
    <w:rsid w:val="0053243E"/>
    <w:rsid w:val="00532A78"/>
    <w:rsid w:val="005330A4"/>
    <w:rsid w:val="00533DA7"/>
    <w:rsid w:val="0053417F"/>
    <w:rsid w:val="00534CB9"/>
    <w:rsid w:val="00534D96"/>
    <w:rsid w:val="00535B61"/>
    <w:rsid w:val="00535E8B"/>
    <w:rsid w:val="005401CD"/>
    <w:rsid w:val="0054141F"/>
    <w:rsid w:val="005422AE"/>
    <w:rsid w:val="00542FCD"/>
    <w:rsid w:val="00543CBD"/>
    <w:rsid w:val="0054420E"/>
    <w:rsid w:val="00545F3E"/>
    <w:rsid w:val="005463F6"/>
    <w:rsid w:val="00551B80"/>
    <w:rsid w:val="00551CC7"/>
    <w:rsid w:val="005532A8"/>
    <w:rsid w:val="00553486"/>
    <w:rsid w:val="0055468B"/>
    <w:rsid w:val="00554C8F"/>
    <w:rsid w:val="005554AB"/>
    <w:rsid w:val="00556538"/>
    <w:rsid w:val="00562BEB"/>
    <w:rsid w:val="005648D0"/>
    <w:rsid w:val="00565215"/>
    <w:rsid w:val="005715D4"/>
    <w:rsid w:val="0057282A"/>
    <w:rsid w:val="00572E54"/>
    <w:rsid w:val="00573616"/>
    <w:rsid w:val="00573AFD"/>
    <w:rsid w:val="00575C2B"/>
    <w:rsid w:val="00577B68"/>
    <w:rsid w:val="00580362"/>
    <w:rsid w:val="0058083B"/>
    <w:rsid w:val="00581822"/>
    <w:rsid w:val="0058343F"/>
    <w:rsid w:val="005836AA"/>
    <w:rsid w:val="0058448E"/>
    <w:rsid w:val="005857EB"/>
    <w:rsid w:val="005906ED"/>
    <w:rsid w:val="0059196B"/>
    <w:rsid w:val="0059359A"/>
    <w:rsid w:val="00594EB8"/>
    <w:rsid w:val="00595CAE"/>
    <w:rsid w:val="00596B31"/>
    <w:rsid w:val="00597F50"/>
    <w:rsid w:val="005A0A42"/>
    <w:rsid w:val="005A3131"/>
    <w:rsid w:val="005A507D"/>
    <w:rsid w:val="005A6104"/>
    <w:rsid w:val="005B0558"/>
    <w:rsid w:val="005B2ECE"/>
    <w:rsid w:val="005B3D3C"/>
    <w:rsid w:val="005B50E7"/>
    <w:rsid w:val="005B561E"/>
    <w:rsid w:val="005C0001"/>
    <w:rsid w:val="005C0F78"/>
    <w:rsid w:val="005C2A33"/>
    <w:rsid w:val="005C415C"/>
    <w:rsid w:val="005C5A7D"/>
    <w:rsid w:val="005C6387"/>
    <w:rsid w:val="005C7BAB"/>
    <w:rsid w:val="005C7FB9"/>
    <w:rsid w:val="005D5178"/>
    <w:rsid w:val="005D6387"/>
    <w:rsid w:val="005D74C5"/>
    <w:rsid w:val="005D78D5"/>
    <w:rsid w:val="005E0FEB"/>
    <w:rsid w:val="005E218D"/>
    <w:rsid w:val="005E312C"/>
    <w:rsid w:val="005E35E0"/>
    <w:rsid w:val="005F2AE5"/>
    <w:rsid w:val="005F2E70"/>
    <w:rsid w:val="005F427E"/>
    <w:rsid w:val="005F532C"/>
    <w:rsid w:val="005F6AAA"/>
    <w:rsid w:val="00601F28"/>
    <w:rsid w:val="00602830"/>
    <w:rsid w:val="00603A7D"/>
    <w:rsid w:val="006041B4"/>
    <w:rsid w:val="00604FEB"/>
    <w:rsid w:val="00604FF0"/>
    <w:rsid w:val="0060547B"/>
    <w:rsid w:val="006056E5"/>
    <w:rsid w:val="00605729"/>
    <w:rsid w:val="006064E8"/>
    <w:rsid w:val="0061124B"/>
    <w:rsid w:val="0061177B"/>
    <w:rsid w:val="00611C79"/>
    <w:rsid w:val="006133D9"/>
    <w:rsid w:val="006136B6"/>
    <w:rsid w:val="006138EF"/>
    <w:rsid w:val="00613F52"/>
    <w:rsid w:val="00614432"/>
    <w:rsid w:val="0061475F"/>
    <w:rsid w:val="00616510"/>
    <w:rsid w:val="00617328"/>
    <w:rsid w:val="006179C2"/>
    <w:rsid w:val="00620E14"/>
    <w:rsid w:val="006214C0"/>
    <w:rsid w:val="00623596"/>
    <w:rsid w:val="006250B4"/>
    <w:rsid w:val="0062708F"/>
    <w:rsid w:val="006329A2"/>
    <w:rsid w:val="00632FF2"/>
    <w:rsid w:val="00635243"/>
    <w:rsid w:val="00635B4C"/>
    <w:rsid w:val="00636D8B"/>
    <w:rsid w:val="00637B5E"/>
    <w:rsid w:val="00640B97"/>
    <w:rsid w:val="00641A44"/>
    <w:rsid w:val="00652515"/>
    <w:rsid w:val="006566FB"/>
    <w:rsid w:val="0065670F"/>
    <w:rsid w:val="00656DDD"/>
    <w:rsid w:val="00660444"/>
    <w:rsid w:val="00660896"/>
    <w:rsid w:val="00662764"/>
    <w:rsid w:val="00662E58"/>
    <w:rsid w:val="00663380"/>
    <w:rsid w:val="00665BCF"/>
    <w:rsid w:val="00671013"/>
    <w:rsid w:val="00673B0C"/>
    <w:rsid w:val="00674C3F"/>
    <w:rsid w:val="00674C90"/>
    <w:rsid w:val="00675095"/>
    <w:rsid w:val="00677921"/>
    <w:rsid w:val="00677F6E"/>
    <w:rsid w:val="00680E56"/>
    <w:rsid w:val="00680FD2"/>
    <w:rsid w:val="00682498"/>
    <w:rsid w:val="006832A7"/>
    <w:rsid w:val="00685639"/>
    <w:rsid w:val="00687BA9"/>
    <w:rsid w:val="006915A9"/>
    <w:rsid w:val="00692585"/>
    <w:rsid w:val="006940A0"/>
    <w:rsid w:val="00695442"/>
    <w:rsid w:val="00697189"/>
    <w:rsid w:val="00697BAD"/>
    <w:rsid w:val="006A2EB7"/>
    <w:rsid w:val="006A5409"/>
    <w:rsid w:val="006A5F01"/>
    <w:rsid w:val="006A6809"/>
    <w:rsid w:val="006A755A"/>
    <w:rsid w:val="006A75BB"/>
    <w:rsid w:val="006B04A3"/>
    <w:rsid w:val="006B2457"/>
    <w:rsid w:val="006B45C7"/>
    <w:rsid w:val="006B5B96"/>
    <w:rsid w:val="006B60E5"/>
    <w:rsid w:val="006B6F51"/>
    <w:rsid w:val="006C06C7"/>
    <w:rsid w:val="006C167A"/>
    <w:rsid w:val="006C26AB"/>
    <w:rsid w:val="006C3786"/>
    <w:rsid w:val="006C37AF"/>
    <w:rsid w:val="006C4272"/>
    <w:rsid w:val="006C47E3"/>
    <w:rsid w:val="006D07AE"/>
    <w:rsid w:val="006D2100"/>
    <w:rsid w:val="006D3547"/>
    <w:rsid w:val="006D73C4"/>
    <w:rsid w:val="006E03D1"/>
    <w:rsid w:val="006E06B5"/>
    <w:rsid w:val="006E4444"/>
    <w:rsid w:val="006E5930"/>
    <w:rsid w:val="006E7A7F"/>
    <w:rsid w:val="006F1ECB"/>
    <w:rsid w:val="006F2954"/>
    <w:rsid w:val="006F3203"/>
    <w:rsid w:val="006F57D8"/>
    <w:rsid w:val="006F58F3"/>
    <w:rsid w:val="00702A2B"/>
    <w:rsid w:val="00704041"/>
    <w:rsid w:val="00704249"/>
    <w:rsid w:val="007043AF"/>
    <w:rsid w:val="007061EE"/>
    <w:rsid w:val="00706349"/>
    <w:rsid w:val="0070662C"/>
    <w:rsid w:val="00712CD6"/>
    <w:rsid w:val="00712D85"/>
    <w:rsid w:val="00712E15"/>
    <w:rsid w:val="0071421B"/>
    <w:rsid w:val="00714504"/>
    <w:rsid w:val="00720429"/>
    <w:rsid w:val="00720E1E"/>
    <w:rsid w:val="00722F91"/>
    <w:rsid w:val="007238A3"/>
    <w:rsid w:val="00723DB5"/>
    <w:rsid w:val="007240C4"/>
    <w:rsid w:val="0072493F"/>
    <w:rsid w:val="0072510B"/>
    <w:rsid w:val="007258F5"/>
    <w:rsid w:val="00725BBB"/>
    <w:rsid w:val="007271DA"/>
    <w:rsid w:val="007310D0"/>
    <w:rsid w:val="00731BF3"/>
    <w:rsid w:val="007325AA"/>
    <w:rsid w:val="00733EF9"/>
    <w:rsid w:val="007379E3"/>
    <w:rsid w:val="007422AE"/>
    <w:rsid w:val="0074450F"/>
    <w:rsid w:val="007446EE"/>
    <w:rsid w:val="007454BE"/>
    <w:rsid w:val="0074774D"/>
    <w:rsid w:val="007514BA"/>
    <w:rsid w:val="00751737"/>
    <w:rsid w:val="00754891"/>
    <w:rsid w:val="00756C4C"/>
    <w:rsid w:val="00761412"/>
    <w:rsid w:val="00762993"/>
    <w:rsid w:val="00762A2F"/>
    <w:rsid w:val="00764E0E"/>
    <w:rsid w:val="0076542B"/>
    <w:rsid w:val="00765985"/>
    <w:rsid w:val="00770C20"/>
    <w:rsid w:val="0077277E"/>
    <w:rsid w:val="00772CBE"/>
    <w:rsid w:val="00774720"/>
    <w:rsid w:val="00774AA1"/>
    <w:rsid w:val="00774DD3"/>
    <w:rsid w:val="00776AC0"/>
    <w:rsid w:val="00776D08"/>
    <w:rsid w:val="00777505"/>
    <w:rsid w:val="00777F11"/>
    <w:rsid w:val="007818DC"/>
    <w:rsid w:val="00783207"/>
    <w:rsid w:val="00783A0E"/>
    <w:rsid w:val="00784EC5"/>
    <w:rsid w:val="00786678"/>
    <w:rsid w:val="00787E1A"/>
    <w:rsid w:val="00793793"/>
    <w:rsid w:val="00793E7F"/>
    <w:rsid w:val="0079448C"/>
    <w:rsid w:val="00795039"/>
    <w:rsid w:val="00795F8B"/>
    <w:rsid w:val="00796CDC"/>
    <w:rsid w:val="00796FC7"/>
    <w:rsid w:val="007971D7"/>
    <w:rsid w:val="0079778A"/>
    <w:rsid w:val="007A002A"/>
    <w:rsid w:val="007A1AFC"/>
    <w:rsid w:val="007A20FF"/>
    <w:rsid w:val="007A3394"/>
    <w:rsid w:val="007A7885"/>
    <w:rsid w:val="007B09A9"/>
    <w:rsid w:val="007B3C61"/>
    <w:rsid w:val="007B3ED4"/>
    <w:rsid w:val="007B4E4E"/>
    <w:rsid w:val="007B6363"/>
    <w:rsid w:val="007B6DE8"/>
    <w:rsid w:val="007C0F0E"/>
    <w:rsid w:val="007C3BA0"/>
    <w:rsid w:val="007C533D"/>
    <w:rsid w:val="007C7A92"/>
    <w:rsid w:val="007C7B97"/>
    <w:rsid w:val="007C7DBF"/>
    <w:rsid w:val="007C7F7B"/>
    <w:rsid w:val="007D1594"/>
    <w:rsid w:val="007D3887"/>
    <w:rsid w:val="007D4DC6"/>
    <w:rsid w:val="007D657D"/>
    <w:rsid w:val="007E0417"/>
    <w:rsid w:val="007E057E"/>
    <w:rsid w:val="007E1D09"/>
    <w:rsid w:val="007E1E1C"/>
    <w:rsid w:val="007E448F"/>
    <w:rsid w:val="007E5BA7"/>
    <w:rsid w:val="007E641E"/>
    <w:rsid w:val="007F0E8A"/>
    <w:rsid w:val="007F18BA"/>
    <w:rsid w:val="007F2AD4"/>
    <w:rsid w:val="007F2DDE"/>
    <w:rsid w:val="00803B12"/>
    <w:rsid w:val="00807C78"/>
    <w:rsid w:val="00810A0A"/>
    <w:rsid w:val="00811258"/>
    <w:rsid w:val="0081187A"/>
    <w:rsid w:val="00812C6E"/>
    <w:rsid w:val="00812DE9"/>
    <w:rsid w:val="0081537D"/>
    <w:rsid w:val="00815CA4"/>
    <w:rsid w:val="0081786F"/>
    <w:rsid w:val="0082193D"/>
    <w:rsid w:val="00822B21"/>
    <w:rsid w:val="00827732"/>
    <w:rsid w:val="00827796"/>
    <w:rsid w:val="00827A72"/>
    <w:rsid w:val="0083054D"/>
    <w:rsid w:val="008317D4"/>
    <w:rsid w:val="0083382A"/>
    <w:rsid w:val="0083695E"/>
    <w:rsid w:val="0084030B"/>
    <w:rsid w:val="008405E9"/>
    <w:rsid w:val="0084233A"/>
    <w:rsid w:val="00845CBA"/>
    <w:rsid w:val="00851D19"/>
    <w:rsid w:val="008520CE"/>
    <w:rsid w:val="00852B70"/>
    <w:rsid w:val="00852DFE"/>
    <w:rsid w:val="008534BA"/>
    <w:rsid w:val="00854D83"/>
    <w:rsid w:val="0085756C"/>
    <w:rsid w:val="0086077E"/>
    <w:rsid w:val="00867D79"/>
    <w:rsid w:val="008738B9"/>
    <w:rsid w:val="00874087"/>
    <w:rsid w:val="008768B1"/>
    <w:rsid w:val="008804C7"/>
    <w:rsid w:val="00880AB7"/>
    <w:rsid w:val="00882395"/>
    <w:rsid w:val="00886847"/>
    <w:rsid w:val="00887792"/>
    <w:rsid w:val="008901F2"/>
    <w:rsid w:val="0089238B"/>
    <w:rsid w:val="00892473"/>
    <w:rsid w:val="00893B50"/>
    <w:rsid w:val="00895337"/>
    <w:rsid w:val="00897154"/>
    <w:rsid w:val="008977CA"/>
    <w:rsid w:val="008978C0"/>
    <w:rsid w:val="008B27C6"/>
    <w:rsid w:val="008B3287"/>
    <w:rsid w:val="008B4BAE"/>
    <w:rsid w:val="008B6542"/>
    <w:rsid w:val="008B6E2A"/>
    <w:rsid w:val="008B74C5"/>
    <w:rsid w:val="008C0A54"/>
    <w:rsid w:val="008C371A"/>
    <w:rsid w:val="008C5E96"/>
    <w:rsid w:val="008C673E"/>
    <w:rsid w:val="008C6DCB"/>
    <w:rsid w:val="008C6EA6"/>
    <w:rsid w:val="008D0099"/>
    <w:rsid w:val="008D04F4"/>
    <w:rsid w:val="008D0EF5"/>
    <w:rsid w:val="008D31F1"/>
    <w:rsid w:val="008D464F"/>
    <w:rsid w:val="008D5F04"/>
    <w:rsid w:val="008E1FF1"/>
    <w:rsid w:val="008E29A5"/>
    <w:rsid w:val="008E2C29"/>
    <w:rsid w:val="008E47F9"/>
    <w:rsid w:val="008E5AB9"/>
    <w:rsid w:val="008E66F9"/>
    <w:rsid w:val="008F16F1"/>
    <w:rsid w:val="008F1A9C"/>
    <w:rsid w:val="008F27DF"/>
    <w:rsid w:val="008F5A05"/>
    <w:rsid w:val="00900536"/>
    <w:rsid w:val="00902790"/>
    <w:rsid w:val="00904038"/>
    <w:rsid w:val="009048F5"/>
    <w:rsid w:val="00904D43"/>
    <w:rsid w:val="00905624"/>
    <w:rsid w:val="00906C20"/>
    <w:rsid w:val="00907280"/>
    <w:rsid w:val="009102C3"/>
    <w:rsid w:val="009115CB"/>
    <w:rsid w:val="00911D7F"/>
    <w:rsid w:val="00913EB3"/>
    <w:rsid w:val="00916346"/>
    <w:rsid w:val="00917BD1"/>
    <w:rsid w:val="009201CE"/>
    <w:rsid w:val="00920C26"/>
    <w:rsid w:val="00923945"/>
    <w:rsid w:val="00923B6F"/>
    <w:rsid w:val="00923DF5"/>
    <w:rsid w:val="00924FE9"/>
    <w:rsid w:val="009260E3"/>
    <w:rsid w:val="009261DE"/>
    <w:rsid w:val="00930C06"/>
    <w:rsid w:val="0093105D"/>
    <w:rsid w:val="00933A5D"/>
    <w:rsid w:val="009340BD"/>
    <w:rsid w:val="0093437C"/>
    <w:rsid w:val="009367F0"/>
    <w:rsid w:val="009372C8"/>
    <w:rsid w:val="00940AA1"/>
    <w:rsid w:val="00940C70"/>
    <w:rsid w:val="009414EB"/>
    <w:rsid w:val="009418C4"/>
    <w:rsid w:val="00943B42"/>
    <w:rsid w:val="00944C34"/>
    <w:rsid w:val="00946218"/>
    <w:rsid w:val="00947051"/>
    <w:rsid w:val="00950605"/>
    <w:rsid w:val="00950DD7"/>
    <w:rsid w:val="0095198D"/>
    <w:rsid w:val="009549E6"/>
    <w:rsid w:val="00955DFD"/>
    <w:rsid w:val="00956133"/>
    <w:rsid w:val="009562F7"/>
    <w:rsid w:val="00957836"/>
    <w:rsid w:val="00960AC4"/>
    <w:rsid w:val="00961B7C"/>
    <w:rsid w:val="009634C6"/>
    <w:rsid w:val="00965A3F"/>
    <w:rsid w:val="0096649D"/>
    <w:rsid w:val="009703F7"/>
    <w:rsid w:val="00971296"/>
    <w:rsid w:val="00971E22"/>
    <w:rsid w:val="00972FC0"/>
    <w:rsid w:val="00973531"/>
    <w:rsid w:val="00973F3A"/>
    <w:rsid w:val="009746F4"/>
    <w:rsid w:val="0097489E"/>
    <w:rsid w:val="00975265"/>
    <w:rsid w:val="00975927"/>
    <w:rsid w:val="009760CC"/>
    <w:rsid w:val="009770AA"/>
    <w:rsid w:val="00977477"/>
    <w:rsid w:val="00984DD2"/>
    <w:rsid w:val="00985642"/>
    <w:rsid w:val="009908A4"/>
    <w:rsid w:val="00991EDB"/>
    <w:rsid w:val="00993B7D"/>
    <w:rsid w:val="009941E0"/>
    <w:rsid w:val="009950EA"/>
    <w:rsid w:val="00996400"/>
    <w:rsid w:val="00996A64"/>
    <w:rsid w:val="0099740B"/>
    <w:rsid w:val="00997B3A"/>
    <w:rsid w:val="009A18CD"/>
    <w:rsid w:val="009A285C"/>
    <w:rsid w:val="009A331E"/>
    <w:rsid w:val="009A4345"/>
    <w:rsid w:val="009A46DD"/>
    <w:rsid w:val="009A47F5"/>
    <w:rsid w:val="009A60B3"/>
    <w:rsid w:val="009A63EE"/>
    <w:rsid w:val="009A79F1"/>
    <w:rsid w:val="009B09F2"/>
    <w:rsid w:val="009B2FFE"/>
    <w:rsid w:val="009B50EE"/>
    <w:rsid w:val="009C1ED2"/>
    <w:rsid w:val="009C2144"/>
    <w:rsid w:val="009C28BB"/>
    <w:rsid w:val="009C5227"/>
    <w:rsid w:val="009C5E10"/>
    <w:rsid w:val="009C5ED8"/>
    <w:rsid w:val="009C74B1"/>
    <w:rsid w:val="009C7F36"/>
    <w:rsid w:val="009D1639"/>
    <w:rsid w:val="009D1B99"/>
    <w:rsid w:val="009D3400"/>
    <w:rsid w:val="009D42A1"/>
    <w:rsid w:val="009D4770"/>
    <w:rsid w:val="009D6AF5"/>
    <w:rsid w:val="009E01A3"/>
    <w:rsid w:val="009E09AD"/>
    <w:rsid w:val="009E09B4"/>
    <w:rsid w:val="009E3D82"/>
    <w:rsid w:val="009E6EC6"/>
    <w:rsid w:val="009F07B3"/>
    <w:rsid w:val="009F12D2"/>
    <w:rsid w:val="009F38CD"/>
    <w:rsid w:val="009F4176"/>
    <w:rsid w:val="009F70F0"/>
    <w:rsid w:val="00A00CBE"/>
    <w:rsid w:val="00A013C0"/>
    <w:rsid w:val="00A01E9F"/>
    <w:rsid w:val="00A0244D"/>
    <w:rsid w:val="00A03874"/>
    <w:rsid w:val="00A043FF"/>
    <w:rsid w:val="00A0489B"/>
    <w:rsid w:val="00A0535F"/>
    <w:rsid w:val="00A11E9F"/>
    <w:rsid w:val="00A14907"/>
    <w:rsid w:val="00A1627F"/>
    <w:rsid w:val="00A16CB6"/>
    <w:rsid w:val="00A17459"/>
    <w:rsid w:val="00A2079D"/>
    <w:rsid w:val="00A20838"/>
    <w:rsid w:val="00A240FA"/>
    <w:rsid w:val="00A24D94"/>
    <w:rsid w:val="00A25ED0"/>
    <w:rsid w:val="00A26775"/>
    <w:rsid w:val="00A32493"/>
    <w:rsid w:val="00A36786"/>
    <w:rsid w:val="00A42965"/>
    <w:rsid w:val="00A43623"/>
    <w:rsid w:val="00A43B2B"/>
    <w:rsid w:val="00A46216"/>
    <w:rsid w:val="00A50B7C"/>
    <w:rsid w:val="00A5479C"/>
    <w:rsid w:val="00A54967"/>
    <w:rsid w:val="00A556C8"/>
    <w:rsid w:val="00A57B3D"/>
    <w:rsid w:val="00A60461"/>
    <w:rsid w:val="00A62D55"/>
    <w:rsid w:val="00A64F44"/>
    <w:rsid w:val="00A66B47"/>
    <w:rsid w:val="00A6749C"/>
    <w:rsid w:val="00A72703"/>
    <w:rsid w:val="00A72A43"/>
    <w:rsid w:val="00A732FE"/>
    <w:rsid w:val="00A75D45"/>
    <w:rsid w:val="00A76406"/>
    <w:rsid w:val="00A774DA"/>
    <w:rsid w:val="00A82990"/>
    <w:rsid w:val="00A83A1D"/>
    <w:rsid w:val="00A84FF5"/>
    <w:rsid w:val="00A869FE"/>
    <w:rsid w:val="00A92078"/>
    <w:rsid w:val="00A933DB"/>
    <w:rsid w:val="00A9468D"/>
    <w:rsid w:val="00A977CA"/>
    <w:rsid w:val="00A97E6F"/>
    <w:rsid w:val="00AA0131"/>
    <w:rsid w:val="00AA05D2"/>
    <w:rsid w:val="00AA3157"/>
    <w:rsid w:val="00AA4D45"/>
    <w:rsid w:val="00AA5113"/>
    <w:rsid w:val="00AA5947"/>
    <w:rsid w:val="00AA7F2F"/>
    <w:rsid w:val="00AB0606"/>
    <w:rsid w:val="00AB1206"/>
    <w:rsid w:val="00AB13BF"/>
    <w:rsid w:val="00AB1E21"/>
    <w:rsid w:val="00AB2D36"/>
    <w:rsid w:val="00AB3171"/>
    <w:rsid w:val="00AB4C65"/>
    <w:rsid w:val="00AB4ECA"/>
    <w:rsid w:val="00AB62BB"/>
    <w:rsid w:val="00AB68A1"/>
    <w:rsid w:val="00AB6F6C"/>
    <w:rsid w:val="00AB799A"/>
    <w:rsid w:val="00AC1996"/>
    <w:rsid w:val="00AC23AC"/>
    <w:rsid w:val="00AC4A57"/>
    <w:rsid w:val="00AC6A6A"/>
    <w:rsid w:val="00AC6B35"/>
    <w:rsid w:val="00AC6C7E"/>
    <w:rsid w:val="00AC7EAE"/>
    <w:rsid w:val="00AD02C1"/>
    <w:rsid w:val="00AD2CBA"/>
    <w:rsid w:val="00AD3612"/>
    <w:rsid w:val="00AD5096"/>
    <w:rsid w:val="00AD6861"/>
    <w:rsid w:val="00AE3CFF"/>
    <w:rsid w:val="00AE4C06"/>
    <w:rsid w:val="00AF04E0"/>
    <w:rsid w:val="00AF0B38"/>
    <w:rsid w:val="00AF105E"/>
    <w:rsid w:val="00AF5313"/>
    <w:rsid w:val="00AF61E5"/>
    <w:rsid w:val="00AF6F9A"/>
    <w:rsid w:val="00B01858"/>
    <w:rsid w:val="00B0249C"/>
    <w:rsid w:val="00B02E9D"/>
    <w:rsid w:val="00B03864"/>
    <w:rsid w:val="00B03AD9"/>
    <w:rsid w:val="00B04104"/>
    <w:rsid w:val="00B05C98"/>
    <w:rsid w:val="00B06A0C"/>
    <w:rsid w:val="00B11C37"/>
    <w:rsid w:val="00B12636"/>
    <w:rsid w:val="00B136C7"/>
    <w:rsid w:val="00B13E9F"/>
    <w:rsid w:val="00B1448B"/>
    <w:rsid w:val="00B2190F"/>
    <w:rsid w:val="00B221D4"/>
    <w:rsid w:val="00B24301"/>
    <w:rsid w:val="00B25100"/>
    <w:rsid w:val="00B32335"/>
    <w:rsid w:val="00B367C2"/>
    <w:rsid w:val="00B36B02"/>
    <w:rsid w:val="00B377F5"/>
    <w:rsid w:val="00B3796B"/>
    <w:rsid w:val="00B407ED"/>
    <w:rsid w:val="00B41D91"/>
    <w:rsid w:val="00B467D0"/>
    <w:rsid w:val="00B477EB"/>
    <w:rsid w:val="00B51457"/>
    <w:rsid w:val="00B53CE9"/>
    <w:rsid w:val="00B54816"/>
    <w:rsid w:val="00B56585"/>
    <w:rsid w:val="00B56B19"/>
    <w:rsid w:val="00B61839"/>
    <w:rsid w:val="00B63445"/>
    <w:rsid w:val="00B70D73"/>
    <w:rsid w:val="00B71D71"/>
    <w:rsid w:val="00B72405"/>
    <w:rsid w:val="00B72EBB"/>
    <w:rsid w:val="00B734EF"/>
    <w:rsid w:val="00B814F4"/>
    <w:rsid w:val="00B84F4A"/>
    <w:rsid w:val="00B84F9F"/>
    <w:rsid w:val="00B860E3"/>
    <w:rsid w:val="00B865B2"/>
    <w:rsid w:val="00B92917"/>
    <w:rsid w:val="00BA0067"/>
    <w:rsid w:val="00BA6CEF"/>
    <w:rsid w:val="00BB0A59"/>
    <w:rsid w:val="00BB1B14"/>
    <w:rsid w:val="00BB3620"/>
    <w:rsid w:val="00BB43C7"/>
    <w:rsid w:val="00BB47FC"/>
    <w:rsid w:val="00BB577D"/>
    <w:rsid w:val="00BB613B"/>
    <w:rsid w:val="00BB6860"/>
    <w:rsid w:val="00BC197E"/>
    <w:rsid w:val="00BC1D6E"/>
    <w:rsid w:val="00BC2FB3"/>
    <w:rsid w:val="00BD105F"/>
    <w:rsid w:val="00BD158D"/>
    <w:rsid w:val="00BD15CC"/>
    <w:rsid w:val="00BD188E"/>
    <w:rsid w:val="00BD1AE1"/>
    <w:rsid w:val="00BD4984"/>
    <w:rsid w:val="00BD6122"/>
    <w:rsid w:val="00BE4282"/>
    <w:rsid w:val="00BE4AAC"/>
    <w:rsid w:val="00BE6082"/>
    <w:rsid w:val="00BE6A1F"/>
    <w:rsid w:val="00BE7179"/>
    <w:rsid w:val="00BE79D5"/>
    <w:rsid w:val="00BE7E8D"/>
    <w:rsid w:val="00BF0AB7"/>
    <w:rsid w:val="00BF1ACD"/>
    <w:rsid w:val="00BF2931"/>
    <w:rsid w:val="00BF313B"/>
    <w:rsid w:val="00BF4DB9"/>
    <w:rsid w:val="00BF5424"/>
    <w:rsid w:val="00BF5BC8"/>
    <w:rsid w:val="00BF6181"/>
    <w:rsid w:val="00C011AF"/>
    <w:rsid w:val="00C01FCD"/>
    <w:rsid w:val="00C031A4"/>
    <w:rsid w:val="00C03376"/>
    <w:rsid w:val="00C03638"/>
    <w:rsid w:val="00C0586B"/>
    <w:rsid w:val="00C107DB"/>
    <w:rsid w:val="00C10CD5"/>
    <w:rsid w:val="00C1132B"/>
    <w:rsid w:val="00C11996"/>
    <w:rsid w:val="00C14987"/>
    <w:rsid w:val="00C179BD"/>
    <w:rsid w:val="00C21B8E"/>
    <w:rsid w:val="00C25656"/>
    <w:rsid w:val="00C27606"/>
    <w:rsid w:val="00C339CE"/>
    <w:rsid w:val="00C344CF"/>
    <w:rsid w:val="00C3759B"/>
    <w:rsid w:val="00C378A2"/>
    <w:rsid w:val="00C455B4"/>
    <w:rsid w:val="00C45A78"/>
    <w:rsid w:val="00C51020"/>
    <w:rsid w:val="00C52DEF"/>
    <w:rsid w:val="00C55040"/>
    <w:rsid w:val="00C55274"/>
    <w:rsid w:val="00C5634A"/>
    <w:rsid w:val="00C604AC"/>
    <w:rsid w:val="00C6278C"/>
    <w:rsid w:val="00C636C4"/>
    <w:rsid w:val="00C65D1E"/>
    <w:rsid w:val="00C67524"/>
    <w:rsid w:val="00C70FB1"/>
    <w:rsid w:val="00C7422A"/>
    <w:rsid w:val="00C75D85"/>
    <w:rsid w:val="00C75F1B"/>
    <w:rsid w:val="00C76787"/>
    <w:rsid w:val="00C77440"/>
    <w:rsid w:val="00C77558"/>
    <w:rsid w:val="00C77596"/>
    <w:rsid w:val="00C77814"/>
    <w:rsid w:val="00C77BDE"/>
    <w:rsid w:val="00C80FAC"/>
    <w:rsid w:val="00C8208F"/>
    <w:rsid w:val="00C830AC"/>
    <w:rsid w:val="00C83A5E"/>
    <w:rsid w:val="00C83CA0"/>
    <w:rsid w:val="00C8746D"/>
    <w:rsid w:val="00C915C0"/>
    <w:rsid w:val="00C9570D"/>
    <w:rsid w:val="00C96139"/>
    <w:rsid w:val="00C967B7"/>
    <w:rsid w:val="00C969B3"/>
    <w:rsid w:val="00C978E4"/>
    <w:rsid w:val="00CA01A2"/>
    <w:rsid w:val="00CA0423"/>
    <w:rsid w:val="00CA081F"/>
    <w:rsid w:val="00CA0BFD"/>
    <w:rsid w:val="00CA3A95"/>
    <w:rsid w:val="00CA76D4"/>
    <w:rsid w:val="00CB1D7B"/>
    <w:rsid w:val="00CB1DAD"/>
    <w:rsid w:val="00CB3954"/>
    <w:rsid w:val="00CB3B62"/>
    <w:rsid w:val="00CB6732"/>
    <w:rsid w:val="00CB697F"/>
    <w:rsid w:val="00CB722B"/>
    <w:rsid w:val="00CB78A9"/>
    <w:rsid w:val="00CC2784"/>
    <w:rsid w:val="00CC292D"/>
    <w:rsid w:val="00CC393F"/>
    <w:rsid w:val="00CC47A8"/>
    <w:rsid w:val="00CC7258"/>
    <w:rsid w:val="00CC7CE5"/>
    <w:rsid w:val="00CD08B0"/>
    <w:rsid w:val="00CD13B2"/>
    <w:rsid w:val="00CD24DB"/>
    <w:rsid w:val="00CD2863"/>
    <w:rsid w:val="00CD2EAE"/>
    <w:rsid w:val="00CD56C1"/>
    <w:rsid w:val="00CD6089"/>
    <w:rsid w:val="00CD7151"/>
    <w:rsid w:val="00CD7B72"/>
    <w:rsid w:val="00CE1CF6"/>
    <w:rsid w:val="00CE4325"/>
    <w:rsid w:val="00CE7675"/>
    <w:rsid w:val="00CF0320"/>
    <w:rsid w:val="00CF16F6"/>
    <w:rsid w:val="00CF3DC9"/>
    <w:rsid w:val="00CF3E68"/>
    <w:rsid w:val="00D01EC7"/>
    <w:rsid w:val="00D030A5"/>
    <w:rsid w:val="00D039AF"/>
    <w:rsid w:val="00D03BCA"/>
    <w:rsid w:val="00D059F4"/>
    <w:rsid w:val="00D05BE5"/>
    <w:rsid w:val="00D10612"/>
    <w:rsid w:val="00D11B28"/>
    <w:rsid w:val="00D14808"/>
    <w:rsid w:val="00D15772"/>
    <w:rsid w:val="00D16E7B"/>
    <w:rsid w:val="00D17D31"/>
    <w:rsid w:val="00D17D5E"/>
    <w:rsid w:val="00D20546"/>
    <w:rsid w:val="00D208BB"/>
    <w:rsid w:val="00D21465"/>
    <w:rsid w:val="00D21713"/>
    <w:rsid w:val="00D22BC7"/>
    <w:rsid w:val="00D26E3B"/>
    <w:rsid w:val="00D27CFA"/>
    <w:rsid w:val="00D33282"/>
    <w:rsid w:val="00D33F84"/>
    <w:rsid w:val="00D341AE"/>
    <w:rsid w:val="00D3437F"/>
    <w:rsid w:val="00D36ACE"/>
    <w:rsid w:val="00D36F77"/>
    <w:rsid w:val="00D41AFE"/>
    <w:rsid w:val="00D42A1E"/>
    <w:rsid w:val="00D46B6B"/>
    <w:rsid w:val="00D46FC0"/>
    <w:rsid w:val="00D5005C"/>
    <w:rsid w:val="00D5044C"/>
    <w:rsid w:val="00D51F81"/>
    <w:rsid w:val="00D52DFF"/>
    <w:rsid w:val="00D549FF"/>
    <w:rsid w:val="00D55914"/>
    <w:rsid w:val="00D55CAD"/>
    <w:rsid w:val="00D602CC"/>
    <w:rsid w:val="00D60994"/>
    <w:rsid w:val="00D60C50"/>
    <w:rsid w:val="00D63338"/>
    <w:rsid w:val="00D64D4A"/>
    <w:rsid w:val="00D655FC"/>
    <w:rsid w:val="00D70129"/>
    <w:rsid w:val="00D7152B"/>
    <w:rsid w:val="00D72B21"/>
    <w:rsid w:val="00D7332C"/>
    <w:rsid w:val="00D74FCB"/>
    <w:rsid w:val="00D77121"/>
    <w:rsid w:val="00D77D68"/>
    <w:rsid w:val="00D821C2"/>
    <w:rsid w:val="00D87BBC"/>
    <w:rsid w:val="00D91781"/>
    <w:rsid w:val="00D9222B"/>
    <w:rsid w:val="00D93213"/>
    <w:rsid w:val="00D93472"/>
    <w:rsid w:val="00D93E63"/>
    <w:rsid w:val="00D954E1"/>
    <w:rsid w:val="00D979C2"/>
    <w:rsid w:val="00DA267D"/>
    <w:rsid w:val="00DA2EC6"/>
    <w:rsid w:val="00DA5504"/>
    <w:rsid w:val="00DA57F4"/>
    <w:rsid w:val="00DA7A96"/>
    <w:rsid w:val="00DA7F7D"/>
    <w:rsid w:val="00DB0B9D"/>
    <w:rsid w:val="00DB0E9D"/>
    <w:rsid w:val="00DB0FF5"/>
    <w:rsid w:val="00DB1C2A"/>
    <w:rsid w:val="00DB3064"/>
    <w:rsid w:val="00DB3DC0"/>
    <w:rsid w:val="00DB3DE6"/>
    <w:rsid w:val="00DB4216"/>
    <w:rsid w:val="00DB4A53"/>
    <w:rsid w:val="00DC0AD5"/>
    <w:rsid w:val="00DC28C2"/>
    <w:rsid w:val="00DC6B78"/>
    <w:rsid w:val="00DD2257"/>
    <w:rsid w:val="00DD547F"/>
    <w:rsid w:val="00DD5720"/>
    <w:rsid w:val="00DD5A30"/>
    <w:rsid w:val="00DD7665"/>
    <w:rsid w:val="00DD7AC1"/>
    <w:rsid w:val="00DE0164"/>
    <w:rsid w:val="00DE238F"/>
    <w:rsid w:val="00DE2BC3"/>
    <w:rsid w:val="00DE3D57"/>
    <w:rsid w:val="00DE4233"/>
    <w:rsid w:val="00DE451D"/>
    <w:rsid w:val="00DE4879"/>
    <w:rsid w:val="00DE7866"/>
    <w:rsid w:val="00DF087F"/>
    <w:rsid w:val="00DF20D9"/>
    <w:rsid w:val="00DF4713"/>
    <w:rsid w:val="00DF5639"/>
    <w:rsid w:val="00DF5881"/>
    <w:rsid w:val="00DF61C6"/>
    <w:rsid w:val="00E040A6"/>
    <w:rsid w:val="00E04BF8"/>
    <w:rsid w:val="00E064C5"/>
    <w:rsid w:val="00E11212"/>
    <w:rsid w:val="00E13570"/>
    <w:rsid w:val="00E13D7B"/>
    <w:rsid w:val="00E16974"/>
    <w:rsid w:val="00E20726"/>
    <w:rsid w:val="00E21932"/>
    <w:rsid w:val="00E258C4"/>
    <w:rsid w:val="00E260C2"/>
    <w:rsid w:val="00E30F81"/>
    <w:rsid w:val="00E314CC"/>
    <w:rsid w:val="00E31C04"/>
    <w:rsid w:val="00E3290E"/>
    <w:rsid w:val="00E33306"/>
    <w:rsid w:val="00E33906"/>
    <w:rsid w:val="00E34EB0"/>
    <w:rsid w:val="00E36E19"/>
    <w:rsid w:val="00E43A06"/>
    <w:rsid w:val="00E44685"/>
    <w:rsid w:val="00E47166"/>
    <w:rsid w:val="00E475E0"/>
    <w:rsid w:val="00E50A61"/>
    <w:rsid w:val="00E51232"/>
    <w:rsid w:val="00E514D4"/>
    <w:rsid w:val="00E5187A"/>
    <w:rsid w:val="00E541C6"/>
    <w:rsid w:val="00E541D3"/>
    <w:rsid w:val="00E56BD0"/>
    <w:rsid w:val="00E61C1C"/>
    <w:rsid w:val="00E63441"/>
    <w:rsid w:val="00E64D20"/>
    <w:rsid w:val="00E6550D"/>
    <w:rsid w:val="00E65ED5"/>
    <w:rsid w:val="00E66E20"/>
    <w:rsid w:val="00E67A97"/>
    <w:rsid w:val="00E71685"/>
    <w:rsid w:val="00E71A92"/>
    <w:rsid w:val="00E7476D"/>
    <w:rsid w:val="00E74DA1"/>
    <w:rsid w:val="00E75627"/>
    <w:rsid w:val="00E77E01"/>
    <w:rsid w:val="00E81021"/>
    <w:rsid w:val="00E8109B"/>
    <w:rsid w:val="00E82A6F"/>
    <w:rsid w:val="00E82B7F"/>
    <w:rsid w:val="00E87681"/>
    <w:rsid w:val="00E91841"/>
    <w:rsid w:val="00E93FDA"/>
    <w:rsid w:val="00E967CA"/>
    <w:rsid w:val="00EB265F"/>
    <w:rsid w:val="00EB447C"/>
    <w:rsid w:val="00EB5135"/>
    <w:rsid w:val="00EC0E71"/>
    <w:rsid w:val="00EC207A"/>
    <w:rsid w:val="00EC3344"/>
    <w:rsid w:val="00EC3481"/>
    <w:rsid w:val="00EC7BAC"/>
    <w:rsid w:val="00ED079B"/>
    <w:rsid w:val="00ED0E12"/>
    <w:rsid w:val="00ED15F3"/>
    <w:rsid w:val="00ED186F"/>
    <w:rsid w:val="00ED1E52"/>
    <w:rsid w:val="00ED4242"/>
    <w:rsid w:val="00ED53A6"/>
    <w:rsid w:val="00ED78BE"/>
    <w:rsid w:val="00EE1D68"/>
    <w:rsid w:val="00EE2B1C"/>
    <w:rsid w:val="00EE2C20"/>
    <w:rsid w:val="00EE3376"/>
    <w:rsid w:val="00EE3D5D"/>
    <w:rsid w:val="00EE3E89"/>
    <w:rsid w:val="00EE685C"/>
    <w:rsid w:val="00EF4149"/>
    <w:rsid w:val="00EF4562"/>
    <w:rsid w:val="00EF541E"/>
    <w:rsid w:val="00EF63F5"/>
    <w:rsid w:val="00F00B7F"/>
    <w:rsid w:val="00F01E17"/>
    <w:rsid w:val="00F02AE3"/>
    <w:rsid w:val="00F037ED"/>
    <w:rsid w:val="00F04B50"/>
    <w:rsid w:val="00F0602A"/>
    <w:rsid w:val="00F070C6"/>
    <w:rsid w:val="00F0756F"/>
    <w:rsid w:val="00F07F27"/>
    <w:rsid w:val="00F1049E"/>
    <w:rsid w:val="00F109A2"/>
    <w:rsid w:val="00F110D7"/>
    <w:rsid w:val="00F1303C"/>
    <w:rsid w:val="00F131E4"/>
    <w:rsid w:val="00F13824"/>
    <w:rsid w:val="00F16AC4"/>
    <w:rsid w:val="00F17AE9"/>
    <w:rsid w:val="00F21A15"/>
    <w:rsid w:val="00F242D8"/>
    <w:rsid w:val="00F2648A"/>
    <w:rsid w:val="00F267AB"/>
    <w:rsid w:val="00F2769A"/>
    <w:rsid w:val="00F30482"/>
    <w:rsid w:val="00F30EF4"/>
    <w:rsid w:val="00F34595"/>
    <w:rsid w:val="00F43D5A"/>
    <w:rsid w:val="00F45BD3"/>
    <w:rsid w:val="00F4671F"/>
    <w:rsid w:val="00F47F90"/>
    <w:rsid w:val="00F53578"/>
    <w:rsid w:val="00F53E4C"/>
    <w:rsid w:val="00F54094"/>
    <w:rsid w:val="00F552D6"/>
    <w:rsid w:val="00F5638C"/>
    <w:rsid w:val="00F57706"/>
    <w:rsid w:val="00F635C7"/>
    <w:rsid w:val="00F641FA"/>
    <w:rsid w:val="00F648B1"/>
    <w:rsid w:val="00F64A99"/>
    <w:rsid w:val="00F66B52"/>
    <w:rsid w:val="00F71EBE"/>
    <w:rsid w:val="00F7472A"/>
    <w:rsid w:val="00F74F2E"/>
    <w:rsid w:val="00F75091"/>
    <w:rsid w:val="00F77113"/>
    <w:rsid w:val="00F80678"/>
    <w:rsid w:val="00F81B43"/>
    <w:rsid w:val="00F87A13"/>
    <w:rsid w:val="00F87D51"/>
    <w:rsid w:val="00F90A4C"/>
    <w:rsid w:val="00F979E3"/>
    <w:rsid w:val="00FA0091"/>
    <w:rsid w:val="00FA0183"/>
    <w:rsid w:val="00FA2523"/>
    <w:rsid w:val="00FA2FDC"/>
    <w:rsid w:val="00FA5859"/>
    <w:rsid w:val="00FA58A9"/>
    <w:rsid w:val="00FA68F7"/>
    <w:rsid w:val="00FA7408"/>
    <w:rsid w:val="00FA745C"/>
    <w:rsid w:val="00FA75B8"/>
    <w:rsid w:val="00FA7FC4"/>
    <w:rsid w:val="00FB03B9"/>
    <w:rsid w:val="00FC1532"/>
    <w:rsid w:val="00FC169B"/>
    <w:rsid w:val="00FC3B89"/>
    <w:rsid w:val="00FC46FA"/>
    <w:rsid w:val="00FC5E3E"/>
    <w:rsid w:val="00FD36EB"/>
    <w:rsid w:val="00FD3FD5"/>
    <w:rsid w:val="00FD4C4D"/>
    <w:rsid w:val="00FE01E1"/>
    <w:rsid w:val="00FE04C9"/>
    <w:rsid w:val="00FE1451"/>
    <w:rsid w:val="00FE22E9"/>
    <w:rsid w:val="00FE3955"/>
    <w:rsid w:val="00FE62CB"/>
    <w:rsid w:val="00FE7FF4"/>
    <w:rsid w:val="00FF3601"/>
    <w:rsid w:val="00FF3A2D"/>
    <w:rsid w:val="00FF49A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C0F0E"/>
    <w:pPr>
      <w:widowControl w:val="0"/>
      <w:autoSpaceDE w:val="0"/>
      <w:autoSpaceDN w:val="0"/>
      <w:adjustRightInd w:val="0"/>
      <w:spacing w:line="312" w:lineRule="exact"/>
    </w:pPr>
    <w:rPr>
      <w:rFonts w:ascii="宋体" w:cs="宋体"/>
      <w:sz w:val="21"/>
      <w:szCs w:val="21"/>
    </w:rPr>
  </w:style>
  <w:style w:type="paragraph" w:styleId="1">
    <w:name w:val="heading 1"/>
    <w:next w:val="2"/>
    <w:qFormat/>
    <w:rsid w:val="00321D1F"/>
    <w:pPr>
      <w:keepNext/>
      <w:numPr>
        <w:numId w:val="35"/>
      </w:numPr>
      <w:spacing w:before="240" w:after="240"/>
      <w:ind w:left="431" w:hanging="431"/>
      <w:jc w:val="both"/>
      <w:outlineLvl w:val="0"/>
    </w:pPr>
    <w:rPr>
      <w:rFonts w:ascii="Arial" w:eastAsia="黑体" w:hAnsi="Arial"/>
      <w:b/>
      <w:sz w:val="32"/>
      <w:szCs w:val="32"/>
    </w:rPr>
  </w:style>
  <w:style w:type="paragraph" w:styleId="2">
    <w:name w:val="heading 2"/>
    <w:next w:val="a"/>
    <w:qFormat/>
    <w:rsid w:val="00D15772"/>
    <w:pPr>
      <w:keepNext/>
      <w:numPr>
        <w:ilvl w:val="1"/>
        <w:numId w:val="35"/>
      </w:numPr>
      <w:spacing w:before="240" w:after="240"/>
      <w:jc w:val="both"/>
      <w:outlineLvl w:val="1"/>
    </w:pPr>
    <w:rPr>
      <w:rFonts w:ascii="Arial" w:eastAsia="黑体" w:hAnsi="Arial"/>
      <w:sz w:val="24"/>
      <w:szCs w:val="24"/>
    </w:rPr>
  </w:style>
  <w:style w:type="paragraph" w:styleId="3">
    <w:name w:val="heading 3"/>
    <w:basedOn w:val="a"/>
    <w:next w:val="a"/>
    <w:qFormat/>
    <w:rsid w:val="00312F11"/>
    <w:pPr>
      <w:keepNext/>
      <w:keepLines/>
      <w:numPr>
        <w:ilvl w:val="2"/>
        <w:numId w:val="35"/>
      </w:numPr>
      <w:autoSpaceDE/>
      <w:autoSpaceDN/>
      <w:adjustRightInd/>
      <w:spacing w:before="260" w:after="260" w:line="416" w:lineRule="auto"/>
      <w:jc w:val="both"/>
      <w:outlineLvl w:val="2"/>
    </w:pPr>
    <w:rPr>
      <w:rFonts w:ascii="Arial" w:eastAsia="Arial" w:hAnsi="Arial"/>
      <w:bCs/>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ble">
    <w:name w:val="Table"/>
    <w:next w:val="a"/>
    <w:rsid w:val="00312F11"/>
    <w:pPr>
      <w:keepLines/>
      <w:numPr>
        <w:ilvl w:val="8"/>
        <w:numId w:val="5"/>
      </w:numPr>
      <w:spacing w:beforeLines="100"/>
      <w:ind w:left="0"/>
      <w:jc w:val="center"/>
    </w:pPr>
    <w:rPr>
      <w:rFonts w:ascii="Arial" w:hAnsi="Arial"/>
      <w:sz w:val="18"/>
      <w:szCs w:val="18"/>
    </w:rPr>
  </w:style>
  <w:style w:type="paragraph" w:customStyle="1" w:styleId="TableText">
    <w:name w:val="Table Text"/>
    <w:rsid w:val="00652515"/>
    <w:pPr>
      <w:tabs>
        <w:tab w:val="decimal" w:pos="0"/>
      </w:tabs>
    </w:pPr>
    <w:rPr>
      <w:rFonts w:ascii="Arial" w:hAnsi="Arial"/>
      <w:noProof/>
      <w:sz w:val="21"/>
      <w:szCs w:val="21"/>
    </w:rPr>
  </w:style>
  <w:style w:type="paragraph" w:customStyle="1" w:styleId="TableHeader">
    <w:name w:val="Table Header"/>
    <w:rsid w:val="00321D1F"/>
    <w:pPr>
      <w:jc w:val="center"/>
    </w:pPr>
    <w:rPr>
      <w:rFonts w:ascii="Arial" w:hAnsi="Arial"/>
      <w:b/>
      <w:sz w:val="21"/>
      <w:szCs w:val="21"/>
    </w:rPr>
  </w:style>
  <w:style w:type="table" w:customStyle="1" w:styleId="TableStyle">
    <w:name w:val="Table Style"/>
    <w:basedOn w:val="a1"/>
    <w:rsid w:val="00887792"/>
    <w:pPr>
      <w:jc w:val="both"/>
    </w:pPr>
    <w:rPr>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3">
    <w:name w:val="缺省文本"/>
    <w:basedOn w:val="a"/>
    <w:rsid w:val="007C0F0E"/>
    <w:pPr>
      <w:spacing w:line="240" w:lineRule="auto"/>
    </w:pPr>
    <w:rPr>
      <w:rFonts w:ascii="Times New Roman" w:cs="Times New Roman"/>
      <w:sz w:val="24"/>
      <w:szCs w:val="24"/>
    </w:rPr>
  </w:style>
  <w:style w:type="paragraph" w:customStyle="1" w:styleId="FigureStyle">
    <w:name w:val="Figure Style"/>
    <w:basedOn w:val="a"/>
    <w:rsid w:val="00321D1F"/>
    <w:pPr>
      <w:keepNext/>
      <w:widowControl/>
      <w:spacing w:before="80" w:after="80"/>
      <w:jc w:val="center"/>
    </w:pPr>
  </w:style>
  <w:style w:type="paragraph" w:customStyle="1" w:styleId="DocumentTitle">
    <w:name w:val="Document Title"/>
    <w:basedOn w:val="a"/>
    <w:rsid w:val="00321D1F"/>
    <w:pPr>
      <w:tabs>
        <w:tab w:val="left" w:pos="0"/>
      </w:tabs>
      <w:spacing w:before="300" w:after="300"/>
      <w:jc w:val="center"/>
    </w:pPr>
    <w:rPr>
      <w:rFonts w:ascii="Arial" w:eastAsia="黑体" w:hAnsi="Arial"/>
      <w:sz w:val="36"/>
      <w:szCs w:val="36"/>
    </w:rPr>
  </w:style>
  <w:style w:type="paragraph" w:styleId="a4">
    <w:name w:val="footer"/>
    <w:rsid w:val="00321D1F"/>
    <w:pPr>
      <w:tabs>
        <w:tab w:val="center" w:pos="4510"/>
        <w:tab w:val="right" w:pos="9020"/>
      </w:tabs>
    </w:pPr>
    <w:rPr>
      <w:rFonts w:ascii="Arial" w:hAnsi="Arial"/>
      <w:sz w:val="18"/>
      <w:szCs w:val="18"/>
    </w:rPr>
  </w:style>
  <w:style w:type="paragraph" w:styleId="a5">
    <w:name w:val="header"/>
    <w:rsid w:val="00AB1206"/>
    <w:pPr>
      <w:tabs>
        <w:tab w:val="center" w:pos="4153"/>
        <w:tab w:val="right" w:pos="8306"/>
      </w:tabs>
      <w:snapToGrid w:val="0"/>
      <w:jc w:val="both"/>
    </w:pPr>
    <w:rPr>
      <w:rFonts w:ascii="Arial" w:hAnsi="Arial"/>
      <w:sz w:val="18"/>
      <w:szCs w:val="18"/>
    </w:rPr>
  </w:style>
  <w:style w:type="table" w:styleId="a6">
    <w:name w:val="Table Grid"/>
    <w:basedOn w:val="a1"/>
    <w:rsid w:val="007C0F0E"/>
    <w:pPr>
      <w:widowControl w:val="0"/>
      <w:autoSpaceDE w:val="0"/>
      <w:autoSpaceDN w:val="0"/>
      <w:adjustRightInd w:val="0"/>
      <w:spacing w:line="312"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sHeader">
    <w:name w:val="Notes Header"/>
    <w:basedOn w:val="a"/>
    <w:rsid w:val="00887792"/>
    <w:pPr>
      <w:pBdr>
        <w:top w:val="single" w:sz="4" w:space="1" w:color="000000"/>
      </w:pBdr>
      <w:jc w:val="both"/>
    </w:pPr>
    <w:rPr>
      <w:rFonts w:ascii="Arial" w:eastAsia="黑体" w:hAnsi="Arial"/>
      <w:sz w:val="18"/>
    </w:rPr>
  </w:style>
  <w:style w:type="paragraph" w:customStyle="1" w:styleId="NotesText">
    <w:name w:val="Notes Text"/>
    <w:basedOn w:val="a"/>
    <w:rsid w:val="00887792"/>
    <w:pPr>
      <w:pBdr>
        <w:bottom w:val="single" w:sz="4" w:space="1" w:color="000000"/>
      </w:pBdr>
      <w:ind w:firstLine="360"/>
      <w:jc w:val="both"/>
    </w:pPr>
    <w:rPr>
      <w:rFonts w:ascii="Arial" w:eastAsia="楷体_GB2312" w:hAnsi="Arial"/>
      <w:sz w:val="18"/>
      <w:szCs w:val="18"/>
    </w:rPr>
  </w:style>
  <w:style w:type="paragraph" w:customStyle="1" w:styleId="CompilingAdvice">
    <w:name w:val="Compiling Advice"/>
    <w:basedOn w:val="a"/>
    <w:rsid w:val="006E4444"/>
    <w:rPr>
      <w:rFonts w:ascii="Arial" w:hAnsi="Arial" w:cs="Arial"/>
      <w:i/>
      <w:color w:val="0000FF"/>
    </w:rPr>
  </w:style>
  <w:style w:type="paragraph" w:styleId="a7">
    <w:name w:val="Balloon Text"/>
    <w:basedOn w:val="a"/>
    <w:semiHidden/>
    <w:rsid w:val="00FA5859"/>
    <w:rPr>
      <w:sz w:val="18"/>
      <w:szCs w:val="18"/>
    </w:rPr>
  </w:style>
  <w:style w:type="paragraph" w:customStyle="1" w:styleId="Figure">
    <w:name w:val="Figure"/>
    <w:basedOn w:val="a"/>
    <w:rsid w:val="00312F11"/>
    <w:pPr>
      <w:numPr>
        <w:ilvl w:val="7"/>
        <w:numId w:val="5"/>
      </w:numPr>
      <w:ind w:left="0"/>
      <w:jc w:val="center"/>
    </w:pPr>
  </w:style>
  <w:style w:type="character" w:styleId="a8">
    <w:name w:val="annotation reference"/>
    <w:basedOn w:val="a0"/>
    <w:semiHidden/>
    <w:rsid w:val="00B24301"/>
    <w:rPr>
      <w:sz w:val="21"/>
      <w:szCs w:val="21"/>
    </w:rPr>
  </w:style>
  <w:style w:type="paragraph" w:styleId="a9">
    <w:name w:val="annotation text"/>
    <w:basedOn w:val="a"/>
    <w:semiHidden/>
    <w:rsid w:val="00B24301"/>
  </w:style>
  <w:style w:type="paragraph" w:styleId="aa">
    <w:name w:val="annotation subject"/>
    <w:basedOn w:val="a9"/>
    <w:next w:val="a9"/>
    <w:semiHidden/>
    <w:rsid w:val="00B24301"/>
    <w:rPr>
      <w:b/>
      <w:bCs/>
    </w:rPr>
  </w:style>
  <w:style w:type="paragraph" w:customStyle="1" w:styleId="ParaCharCharCharChar">
    <w:name w:val="默认段落字体 Para Char Char Char Char"/>
    <w:aliases w:val="默认段落字体 Para Char Char Char Char Char Char,默认段落字体 Para Char Char Char Char1 Char"/>
    <w:basedOn w:val="a"/>
    <w:rsid w:val="00B41D91"/>
    <w:pPr>
      <w:autoSpaceDE/>
      <w:autoSpaceDN/>
      <w:adjustRightInd/>
      <w:spacing w:line="240" w:lineRule="auto"/>
      <w:jc w:val="both"/>
    </w:pPr>
    <w:rPr>
      <w:rFonts w:ascii="Times New Roman" w:cs="Times New Roman"/>
      <w:kern w:val="2"/>
      <w:szCs w:val="24"/>
    </w:rPr>
  </w:style>
  <w:style w:type="paragraph" w:styleId="ab">
    <w:name w:val="Document Map"/>
    <w:basedOn w:val="a"/>
    <w:semiHidden/>
    <w:rsid w:val="00F552D6"/>
    <w:pPr>
      <w:shd w:val="clear" w:color="auto" w:fill="000080"/>
    </w:pPr>
  </w:style>
  <w:style w:type="paragraph" w:customStyle="1" w:styleId="ParaCharChar1CharCharCharChar">
    <w:name w:val="默认段落字体 Para Char Char1 Char Char Char Char"/>
    <w:basedOn w:val="a"/>
    <w:rsid w:val="00B1448B"/>
    <w:pPr>
      <w:autoSpaceDE/>
      <w:autoSpaceDN/>
      <w:adjustRightInd/>
      <w:spacing w:line="240" w:lineRule="auto"/>
      <w:jc w:val="both"/>
    </w:pPr>
    <w:rPr>
      <w:rFonts w:ascii="Arial" w:hAnsi="Arial" w:cs="Arial"/>
      <w:kern w:val="2"/>
      <w:szCs w:val="24"/>
    </w:rPr>
  </w:style>
  <w:style w:type="paragraph" w:customStyle="1" w:styleId="ParaCharCharCharCharCharCharCharChar">
    <w:name w:val="默认段落字体 Para Char Char Char Char Char Char Char Char"/>
    <w:basedOn w:val="a"/>
    <w:rsid w:val="00436412"/>
    <w:pPr>
      <w:autoSpaceDE/>
      <w:autoSpaceDN/>
      <w:adjustRightInd/>
      <w:spacing w:line="240" w:lineRule="auto"/>
      <w:jc w:val="both"/>
    </w:pPr>
    <w:rPr>
      <w:rFonts w:ascii="Tahoma" w:hAnsi="Tahoma" w:cs="Times New Roman"/>
      <w:kern w:val="2"/>
      <w:sz w:val="24"/>
      <w:szCs w:val="20"/>
    </w:rPr>
  </w:style>
  <w:style w:type="paragraph" w:customStyle="1" w:styleId="o">
    <w:name w:val="?????????????¡ì???????????????????¡ì???????????????????¡§??????????????????¡ì????????????????¡ì??????????????????¡ì??????o????????????????¡§??????????????????¡ì????????????????¡ì??????"/>
    <w:basedOn w:val="a"/>
    <w:rsid w:val="00D655FC"/>
    <w:pPr>
      <w:widowControl/>
      <w:overflowPunct w:val="0"/>
      <w:spacing w:line="240" w:lineRule="auto"/>
      <w:textAlignment w:val="baseline"/>
    </w:pPr>
    <w:rPr>
      <w:rFonts w:ascii="Times New Roman" w:cs="Times New Roman"/>
      <w:sz w:val="24"/>
      <w:szCs w:val="20"/>
    </w:rPr>
  </w:style>
  <w:style w:type="paragraph" w:customStyle="1" w:styleId="ac">
    <w:name w:val="文档标题"/>
    <w:basedOn w:val="a"/>
    <w:rsid w:val="00D655FC"/>
    <w:pPr>
      <w:tabs>
        <w:tab w:val="left" w:pos="0"/>
      </w:tabs>
      <w:spacing w:before="300" w:after="300" w:line="360" w:lineRule="auto"/>
      <w:jc w:val="center"/>
    </w:pPr>
    <w:rPr>
      <w:rFonts w:ascii="Arial" w:eastAsia="黑体" w:hAnsi="Arial" w:cs="Times New Roman"/>
      <w:sz w:val="36"/>
      <w:szCs w:val="36"/>
    </w:rPr>
  </w:style>
  <w:style w:type="paragraph" w:customStyle="1" w:styleId="ad">
    <w:name w:val="图样式"/>
    <w:basedOn w:val="a"/>
    <w:rsid w:val="00DE4879"/>
    <w:pPr>
      <w:keepNext/>
      <w:widowControl/>
      <w:spacing w:before="80" w:after="80" w:line="240" w:lineRule="auto"/>
      <w:jc w:val="center"/>
    </w:pPr>
    <w:rPr>
      <w:rFonts w:ascii="Times New Roman" w:cs="Times New Roman"/>
      <w:sz w:val="20"/>
      <w:szCs w:val="20"/>
    </w:rPr>
  </w:style>
  <w:style w:type="paragraph" w:customStyle="1" w:styleId="CharChar1">
    <w:name w:val="Char Char1"/>
    <w:basedOn w:val="a"/>
    <w:rsid w:val="00956133"/>
    <w:pPr>
      <w:autoSpaceDE/>
      <w:autoSpaceDN/>
      <w:adjustRightInd/>
      <w:spacing w:line="240" w:lineRule="auto"/>
      <w:jc w:val="both"/>
    </w:pPr>
    <w:rPr>
      <w:rFonts w:ascii="Arial" w:hAnsi="Arial" w:cs="Arial"/>
      <w:kern w:val="2"/>
      <w:szCs w:val="24"/>
    </w:rPr>
  </w:style>
  <w:style w:type="paragraph" w:customStyle="1" w:styleId="ParaChar">
    <w:name w:val="默认段落字体 Para Char"/>
    <w:basedOn w:val="a"/>
    <w:rsid w:val="002C0FAD"/>
    <w:pPr>
      <w:keepNext/>
      <w:spacing w:line="240" w:lineRule="auto"/>
    </w:pPr>
    <w:rPr>
      <w:rFonts w:ascii="Times New Roman" w:cs="Times New Roman"/>
      <w:sz w:val="20"/>
      <w:szCs w:val="20"/>
    </w:rPr>
  </w:style>
  <w:style w:type="paragraph" w:customStyle="1" w:styleId="ParaCharCharCharCharCharCharCharCharCharCharCharCharCharCharCharCharCharChar">
    <w:name w:val="默认段落字体 Para Char Char Char Char Char Char Char Char Char Char Char Char Char Char Char Char Char Char"/>
    <w:next w:val="a"/>
    <w:rsid w:val="00AE3CFF"/>
    <w:pPr>
      <w:keepNext/>
      <w:keepLines/>
      <w:tabs>
        <w:tab w:val="num" w:pos="360"/>
      </w:tabs>
      <w:spacing w:before="240" w:after="240"/>
      <w:outlineLvl w:val="7"/>
    </w:pPr>
    <w:rPr>
      <w:rFonts w:ascii="Arial" w:eastAsia="黑体" w:hAnsi="Arial" w:cs="Arial"/>
      <w:snapToGrid w:val="0"/>
      <w:sz w:val="21"/>
      <w:szCs w:val="21"/>
    </w:rPr>
  </w:style>
  <w:style w:type="character" w:customStyle="1" w:styleId="hui1">
    <w:name w:val="hui1"/>
    <w:basedOn w:val="a0"/>
    <w:rsid w:val="007F0E8A"/>
    <w:rPr>
      <w:rFonts w:ascii="??" w:hAnsi="??" w:hint="default"/>
      <w:b w:val="0"/>
      <w:bCs w:val="0"/>
      <w:color w:val="6C6C6C"/>
      <w:sz w:val="15"/>
      <w:szCs w:val="15"/>
    </w:rPr>
  </w:style>
  <w:style w:type="paragraph" w:styleId="ae">
    <w:name w:val="List Paragraph"/>
    <w:basedOn w:val="a"/>
    <w:uiPriority w:val="34"/>
    <w:qFormat/>
    <w:rsid w:val="003F4AE0"/>
    <w:pPr>
      <w:ind w:firstLineChars="200" w:firstLine="420"/>
    </w:pPr>
  </w:style>
  <w:style w:type="paragraph" w:styleId="af">
    <w:name w:val="Plain Text"/>
    <w:basedOn w:val="a"/>
    <w:link w:val="Char"/>
    <w:rsid w:val="00BF6181"/>
    <w:pPr>
      <w:autoSpaceDE/>
      <w:autoSpaceDN/>
      <w:spacing w:line="312" w:lineRule="atLeast"/>
      <w:jc w:val="both"/>
      <w:textAlignment w:val="baseline"/>
    </w:pPr>
    <w:rPr>
      <w:rFonts w:hAnsi="Courier New" w:cs="Times New Roman"/>
      <w:szCs w:val="20"/>
    </w:rPr>
  </w:style>
  <w:style w:type="character" w:customStyle="1" w:styleId="Char">
    <w:name w:val="纯文本 Char"/>
    <w:basedOn w:val="a0"/>
    <w:link w:val="af"/>
    <w:rsid w:val="00BF6181"/>
    <w:rPr>
      <w:rFonts w:ascii="宋体" w:hAnsi="Courier New"/>
      <w:sz w:val="21"/>
    </w:rPr>
  </w:style>
  <w:style w:type="paragraph" w:styleId="30">
    <w:name w:val="Body Text Indent 3"/>
    <w:basedOn w:val="a"/>
    <w:link w:val="3Char"/>
    <w:rsid w:val="00BF6181"/>
    <w:pPr>
      <w:autoSpaceDE/>
      <w:autoSpaceDN/>
      <w:adjustRightInd/>
      <w:spacing w:after="120" w:line="240" w:lineRule="auto"/>
      <w:ind w:leftChars="200" w:left="420"/>
      <w:jc w:val="both"/>
    </w:pPr>
    <w:rPr>
      <w:rFonts w:ascii="Times New Roman" w:cs="Times New Roman"/>
      <w:kern w:val="2"/>
      <w:sz w:val="16"/>
      <w:szCs w:val="16"/>
    </w:rPr>
  </w:style>
  <w:style w:type="character" w:customStyle="1" w:styleId="3Char">
    <w:name w:val="正文文本缩进 3 Char"/>
    <w:basedOn w:val="a0"/>
    <w:link w:val="30"/>
    <w:rsid w:val="00BF6181"/>
    <w:rPr>
      <w:kern w:val="2"/>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C0F0E"/>
    <w:pPr>
      <w:widowControl w:val="0"/>
      <w:autoSpaceDE w:val="0"/>
      <w:autoSpaceDN w:val="0"/>
      <w:adjustRightInd w:val="0"/>
      <w:spacing w:line="312" w:lineRule="exact"/>
    </w:pPr>
    <w:rPr>
      <w:rFonts w:ascii="宋体" w:cs="宋体"/>
      <w:sz w:val="21"/>
      <w:szCs w:val="21"/>
    </w:rPr>
  </w:style>
  <w:style w:type="paragraph" w:styleId="1">
    <w:name w:val="heading 1"/>
    <w:next w:val="2"/>
    <w:qFormat/>
    <w:rsid w:val="00321D1F"/>
    <w:pPr>
      <w:keepNext/>
      <w:numPr>
        <w:numId w:val="35"/>
      </w:numPr>
      <w:spacing w:before="240" w:after="240"/>
      <w:ind w:left="431" w:hanging="431"/>
      <w:jc w:val="both"/>
      <w:outlineLvl w:val="0"/>
    </w:pPr>
    <w:rPr>
      <w:rFonts w:ascii="Arial" w:eastAsia="黑体" w:hAnsi="Arial"/>
      <w:b/>
      <w:sz w:val="32"/>
      <w:szCs w:val="32"/>
    </w:rPr>
  </w:style>
  <w:style w:type="paragraph" w:styleId="2">
    <w:name w:val="heading 2"/>
    <w:next w:val="a"/>
    <w:qFormat/>
    <w:rsid w:val="00D15772"/>
    <w:pPr>
      <w:keepNext/>
      <w:numPr>
        <w:ilvl w:val="1"/>
        <w:numId w:val="35"/>
      </w:numPr>
      <w:spacing w:before="240" w:after="240"/>
      <w:jc w:val="both"/>
      <w:outlineLvl w:val="1"/>
    </w:pPr>
    <w:rPr>
      <w:rFonts w:ascii="Arial" w:eastAsia="黑体" w:hAnsi="Arial"/>
      <w:sz w:val="24"/>
      <w:szCs w:val="24"/>
    </w:rPr>
  </w:style>
  <w:style w:type="paragraph" w:styleId="3">
    <w:name w:val="heading 3"/>
    <w:basedOn w:val="a"/>
    <w:next w:val="a"/>
    <w:qFormat/>
    <w:rsid w:val="00312F11"/>
    <w:pPr>
      <w:keepNext/>
      <w:keepLines/>
      <w:numPr>
        <w:ilvl w:val="2"/>
        <w:numId w:val="35"/>
      </w:numPr>
      <w:autoSpaceDE/>
      <w:autoSpaceDN/>
      <w:adjustRightInd/>
      <w:spacing w:before="260" w:after="260" w:line="416" w:lineRule="auto"/>
      <w:jc w:val="both"/>
      <w:outlineLvl w:val="2"/>
    </w:pPr>
    <w:rPr>
      <w:rFonts w:ascii="Arial" w:eastAsia="Arial" w:hAnsi="Arial"/>
      <w:bCs/>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ble">
    <w:name w:val="Table"/>
    <w:next w:val="a"/>
    <w:rsid w:val="00312F11"/>
    <w:pPr>
      <w:keepLines/>
      <w:numPr>
        <w:ilvl w:val="8"/>
        <w:numId w:val="5"/>
      </w:numPr>
      <w:spacing w:beforeLines="100"/>
      <w:ind w:left="0"/>
      <w:jc w:val="center"/>
    </w:pPr>
    <w:rPr>
      <w:rFonts w:ascii="Arial" w:hAnsi="Arial"/>
      <w:sz w:val="18"/>
      <w:szCs w:val="18"/>
    </w:rPr>
  </w:style>
  <w:style w:type="paragraph" w:customStyle="1" w:styleId="TableText">
    <w:name w:val="Table Text"/>
    <w:rsid w:val="00652515"/>
    <w:pPr>
      <w:tabs>
        <w:tab w:val="decimal" w:pos="0"/>
      </w:tabs>
    </w:pPr>
    <w:rPr>
      <w:rFonts w:ascii="Arial" w:hAnsi="Arial"/>
      <w:noProof/>
      <w:sz w:val="21"/>
      <w:szCs w:val="21"/>
    </w:rPr>
  </w:style>
  <w:style w:type="paragraph" w:customStyle="1" w:styleId="TableHeader">
    <w:name w:val="Table Header"/>
    <w:rsid w:val="00321D1F"/>
    <w:pPr>
      <w:jc w:val="center"/>
    </w:pPr>
    <w:rPr>
      <w:rFonts w:ascii="Arial" w:hAnsi="Arial"/>
      <w:b/>
      <w:sz w:val="21"/>
      <w:szCs w:val="21"/>
    </w:rPr>
  </w:style>
  <w:style w:type="table" w:customStyle="1" w:styleId="TableStyle">
    <w:name w:val="Table Style"/>
    <w:basedOn w:val="a1"/>
    <w:rsid w:val="00887792"/>
    <w:pPr>
      <w:jc w:val="both"/>
    </w:pPr>
    <w:rPr>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3">
    <w:name w:val="缺省文本"/>
    <w:basedOn w:val="a"/>
    <w:rsid w:val="007C0F0E"/>
    <w:pPr>
      <w:spacing w:line="240" w:lineRule="auto"/>
    </w:pPr>
    <w:rPr>
      <w:rFonts w:ascii="Times New Roman" w:cs="Times New Roman"/>
      <w:sz w:val="24"/>
      <w:szCs w:val="24"/>
    </w:rPr>
  </w:style>
  <w:style w:type="paragraph" w:customStyle="1" w:styleId="FigureStyle">
    <w:name w:val="Figure Style"/>
    <w:basedOn w:val="a"/>
    <w:rsid w:val="00321D1F"/>
    <w:pPr>
      <w:keepNext/>
      <w:widowControl/>
      <w:spacing w:before="80" w:after="80"/>
      <w:jc w:val="center"/>
    </w:pPr>
  </w:style>
  <w:style w:type="paragraph" w:customStyle="1" w:styleId="DocumentTitle">
    <w:name w:val="Document Title"/>
    <w:basedOn w:val="a"/>
    <w:rsid w:val="00321D1F"/>
    <w:pPr>
      <w:tabs>
        <w:tab w:val="left" w:pos="0"/>
      </w:tabs>
      <w:spacing w:before="300" w:after="300"/>
      <w:jc w:val="center"/>
    </w:pPr>
    <w:rPr>
      <w:rFonts w:ascii="Arial" w:eastAsia="黑体" w:hAnsi="Arial"/>
      <w:sz w:val="36"/>
      <w:szCs w:val="36"/>
    </w:rPr>
  </w:style>
  <w:style w:type="paragraph" w:styleId="a4">
    <w:name w:val="footer"/>
    <w:rsid w:val="00321D1F"/>
    <w:pPr>
      <w:tabs>
        <w:tab w:val="center" w:pos="4510"/>
        <w:tab w:val="right" w:pos="9020"/>
      </w:tabs>
    </w:pPr>
    <w:rPr>
      <w:rFonts w:ascii="Arial" w:hAnsi="Arial"/>
      <w:sz w:val="18"/>
      <w:szCs w:val="18"/>
    </w:rPr>
  </w:style>
  <w:style w:type="paragraph" w:styleId="a5">
    <w:name w:val="header"/>
    <w:rsid w:val="00AB1206"/>
    <w:pPr>
      <w:tabs>
        <w:tab w:val="center" w:pos="4153"/>
        <w:tab w:val="right" w:pos="8306"/>
      </w:tabs>
      <w:snapToGrid w:val="0"/>
      <w:jc w:val="both"/>
    </w:pPr>
    <w:rPr>
      <w:rFonts w:ascii="Arial" w:hAnsi="Arial"/>
      <w:sz w:val="18"/>
      <w:szCs w:val="18"/>
    </w:rPr>
  </w:style>
  <w:style w:type="table" w:styleId="a6">
    <w:name w:val="Table Grid"/>
    <w:basedOn w:val="a1"/>
    <w:rsid w:val="007C0F0E"/>
    <w:pPr>
      <w:widowControl w:val="0"/>
      <w:autoSpaceDE w:val="0"/>
      <w:autoSpaceDN w:val="0"/>
      <w:adjustRightInd w:val="0"/>
      <w:spacing w:line="312"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sHeader">
    <w:name w:val="Notes Header"/>
    <w:basedOn w:val="a"/>
    <w:rsid w:val="00887792"/>
    <w:pPr>
      <w:pBdr>
        <w:top w:val="single" w:sz="4" w:space="1" w:color="000000"/>
      </w:pBdr>
      <w:jc w:val="both"/>
    </w:pPr>
    <w:rPr>
      <w:rFonts w:ascii="Arial" w:eastAsia="黑体" w:hAnsi="Arial"/>
      <w:sz w:val="18"/>
    </w:rPr>
  </w:style>
  <w:style w:type="paragraph" w:customStyle="1" w:styleId="NotesText">
    <w:name w:val="Notes Text"/>
    <w:basedOn w:val="a"/>
    <w:rsid w:val="00887792"/>
    <w:pPr>
      <w:pBdr>
        <w:bottom w:val="single" w:sz="4" w:space="1" w:color="000000"/>
      </w:pBdr>
      <w:ind w:firstLine="360"/>
      <w:jc w:val="both"/>
    </w:pPr>
    <w:rPr>
      <w:rFonts w:ascii="Arial" w:eastAsia="楷体_GB2312" w:hAnsi="Arial"/>
      <w:sz w:val="18"/>
      <w:szCs w:val="18"/>
    </w:rPr>
  </w:style>
  <w:style w:type="paragraph" w:customStyle="1" w:styleId="CompilingAdvice">
    <w:name w:val="Compiling Advice"/>
    <w:basedOn w:val="a"/>
    <w:rsid w:val="006E4444"/>
    <w:rPr>
      <w:rFonts w:ascii="Arial" w:hAnsi="Arial" w:cs="Arial"/>
      <w:i/>
      <w:color w:val="0000FF"/>
    </w:rPr>
  </w:style>
  <w:style w:type="paragraph" w:styleId="a7">
    <w:name w:val="Balloon Text"/>
    <w:basedOn w:val="a"/>
    <w:semiHidden/>
    <w:rsid w:val="00FA5859"/>
    <w:rPr>
      <w:sz w:val="18"/>
      <w:szCs w:val="18"/>
    </w:rPr>
  </w:style>
  <w:style w:type="paragraph" w:customStyle="1" w:styleId="Figure">
    <w:name w:val="Figure"/>
    <w:basedOn w:val="a"/>
    <w:rsid w:val="00312F11"/>
    <w:pPr>
      <w:numPr>
        <w:ilvl w:val="7"/>
        <w:numId w:val="5"/>
      </w:numPr>
      <w:ind w:left="0"/>
      <w:jc w:val="center"/>
    </w:pPr>
  </w:style>
  <w:style w:type="character" w:styleId="a8">
    <w:name w:val="annotation reference"/>
    <w:basedOn w:val="a0"/>
    <w:semiHidden/>
    <w:rsid w:val="00B24301"/>
    <w:rPr>
      <w:sz w:val="21"/>
      <w:szCs w:val="21"/>
    </w:rPr>
  </w:style>
  <w:style w:type="paragraph" w:styleId="a9">
    <w:name w:val="annotation text"/>
    <w:basedOn w:val="a"/>
    <w:semiHidden/>
    <w:rsid w:val="00B24301"/>
  </w:style>
  <w:style w:type="paragraph" w:styleId="aa">
    <w:name w:val="annotation subject"/>
    <w:basedOn w:val="a9"/>
    <w:next w:val="a9"/>
    <w:semiHidden/>
    <w:rsid w:val="00B24301"/>
    <w:rPr>
      <w:b/>
      <w:bCs/>
    </w:rPr>
  </w:style>
  <w:style w:type="paragraph" w:customStyle="1" w:styleId="ParaCharCharCharChar">
    <w:name w:val="默认段落字体 Para Char Char Char Char"/>
    <w:aliases w:val="默认段落字体 Para Char Char Char Char Char Char,默认段落字体 Para Char Char Char Char1 Char"/>
    <w:basedOn w:val="a"/>
    <w:rsid w:val="00B41D91"/>
    <w:pPr>
      <w:autoSpaceDE/>
      <w:autoSpaceDN/>
      <w:adjustRightInd/>
      <w:spacing w:line="240" w:lineRule="auto"/>
      <w:jc w:val="both"/>
    </w:pPr>
    <w:rPr>
      <w:rFonts w:ascii="Times New Roman" w:cs="Times New Roman"/>
      <w:kern w:val="2"/>
      <w:szCs w:val="24"/>
    </w:rPr>
  </w:style>
  <w:style w:type="paragraph" w:styleId="ab">
    <w:name w:val="Document Map"/>
    <w:basedOn w:val="a"/>
    <w:semiHidden/>
    <w:rsid w:val="00F552D6"/>
    <w:pPr>
      <w:shd w:val="clear" w:color="auto" w:fill="000080"/>
    </w:pPr>
  </w:style>
  <w:style w:type="paragraph" w:customStyle="1" w:styleId="ParaCharChar1CharCharCharChar">
    <w:name w:val="默认段落字体 Para Char Char1 Char Char Char Char"/>
    <w:basedOn w:val="a"/>
    <w:rsid w:val="00B1448B"/>
    <w:pPr>
      <w:autoSpaceDE/>
      <w:autoSpaceDN/>
      <w:adjustRightInd/>
      <w:spacing w:line="240" w:lineRule="auto"/>
      <w:jc w:val="both"/>
    </w:pPr>
    <w:rPr>
      <w:rFonts w:ascii="Arial" w:hAnsi="Arial" w:cs="Arial"/>
      <w:kern w:val="2"/>
      <w:szCs w:val="24"/>
    </w:rPr>
  </w:style>
  <w:style w:type="paragraph" w:customStyle="1" w:styleId="ParaCharCharCharCharCharCharCharChar">
    <w:name w:val="默认段落字体 Para Char Char Char Char Char Char Char Char"/>
    <w:basedOn w:val="a"/>
    <w:rsid w:val="00436412"/>
    <w:pPr>
      <w:autoSpaceDE/>
      <w:autoSpaceDN/>
      <w:adjustRightInd/>
      <w:spacing w:line="240" w:lineRule="auto"/>
      <w:jc w:val="both"/>
    </w:pPr>
    <w:rPr>
      <w:rFonts w:ascii="Tahoma" w:hAnsi="Tahoma" w:cs="Times New Roman"/>
      <w:kern w:val="2"/>
      <w:sz w:val="24"/>
      <w:szCs w:val="20"/>
    </w:rPr>
  </w:style>
  <w:style w:type="paragraph" w:customStyle="1" w:styleId="o">
    <w:name w:val="?????????????¡ì???????????????????¡ì???????????????????¡§??????????????????¡ì????????????????¡ì??????????????????¡ì??????o????????????????¡§??????????????????¡ì????????????????¡ì??????"/>
    <w:basedOn w:val="a"/>
    <w:rsid w:val="00D655FC"/>
    <w:pPr>
      <w:widowControl/>
      <w:overflowPunct w:val="0"/>
      <w:spacing w:line="240" w:lineRule="auto"/>
      <w:textAlignment w:val="baseline"/>
    </w:pPr>
    <w:rPr>
      <w:rFonts w:ascii="Times New Roman" w:cs="Times New Roman"/>
      <w:sz w:val="24"/>
      <w:szCs w:val="20"/>
    </w:rPr>
  </w:style>
  <w:style w:type="paragraph" w:customStyle="1" w:styleId="ac">
    <w:name w:val="文档标题"/>
    <w:basedOn w:val="a"/>
    <w:rsid w:val="00D655FC"/>
    <w:pPr>
      <w:tabs>
        <w:tab w:val="left" w:pos="0"/>
      </w:tabs>
      <w:spacing w:before="300" w:after="300" w:line="360" w:lineRule="auto"/>
      <w:jc w:val="center"/>
    </w:pPr>
    <w:rPr>
      <w:rFonts w:ascii="Arial" w:eastAsia="黑体" w:hAnsi="Arial" w:cs="Times New Roman"/>
      <w:sz w:val="36"/>
      <w:szCs w:val="36"/>
    </w:rPr>
  </w:style>
  <w:style w:type="paragraph" w:customStyle="1" w:styleId="ad">
    <w:name w:val="图样式"/>
    <w:basedOn w:val="a"/>
    <w:rsid w:val="00DE4879"/>
    <w:pPr>
      <w:keepNext/>
      <w:widowControl/>
      <w:spacing w:before="80" w:after="80" w:line="240" w:lineRule="auto"/>
      <w:jc w:val="center"/>
    </w:pPr>
    <w:rPr>
      <w:rFonts w:ascii="Times New Roman" w:cs="Times New Roman"/>
      <w:sz w:val="20"/>
      <w:szCs w:val="20"/>
    </w:rPr>
  </w:style>
  <w:style w:type="paragraph" w:customStyle="1" w:styleId="CharChar1">
    <w:name w:val="Char Char1"/>
    <w:basedOn w:val="a"/>
    <w:rsid w:val="00956133"/>
    <w:pPr>
      <w:autoSpaceDE/>
      <w:autoSpaceDN/>
      <w:adjustRightInd/>
      <w:spacing w:line="240" w:lineRule="auto"/>
      <w:jc w:val="both"/>
    </w:pPr>
    <w:rPr>
      <w:rFonts w:ascii="Arial" w:hAnsi="Arial" w:cs="Arial"/>
      <w:kern w:val="2"/>
      <w:szCs w:val="24"/>
    </w:rPr>
  </w:style>
  <w:style w:type="paragraph" w:customStyle="1" w:styleId="ParaChar">
    <w:name w:val="默认段落字体 Para Char"/>
    <w:basedOn w:val="a"/>
    <w:rsid w:val="002C0FAD"/>
    <w:pPr>
      <w:keepNext/>
      <w:spacing w:line="240" w:lineRule="auto"/>
    </w:pPr>
    <w:rPr>
      <w:rFonts w:ascii="Times New Roman" w:cs="Times New Roman"/>
      <w:sz w:val="20"/>
      <w:szCs w:val="20"/>
    </w:rPr>
  </w:style>
  <w:style w:type="paragraph" w:customStyle="1" w:styleId="ParaCharCharCharCharCharCharCharCharCharCharCharCharCharCharCharCharCharChar">
    <w:name w:val="默认段落字体 Para Char Char Char Char Char Char Char Char Char Char Char Char Char Char Char Char Char Char"/>
    <w:next w:val="a"/>
    <w:rsid w:val="00AE3CFF"/>
    <w:pPr>
      <w:keepNext/>
      <w:keepLines/>
      <w:tabs>
        <w:tab w:val="num" w:pos="360"/>
      </w:tabs>
      <w:spacing w:before="240" w:after="240"/>
      <w:outlineLvl w:val="7"/>
    </w:pPr>
    <w:rPr>
      <w:rFonts w:ascii="Arial" w:eastAsia="黑体" w:hAnsi="Arial" w:cs="Arial"/>
      <w:snapToGrid w:val="0"/>
      <w:sz w:val="21"/>
      <w:szCs w:val="21"/>
    </w:rPr>
  </w:style>
  <w:style w:type="character" w:customStyle="1" w:styleId="hui1">
    <w:name w:val="hui1"/>
    <w:basedOn w:val="a0"/>
    <w:rsid w:val="007F0E8A"/>
    <w:rPr>
      <w:rFonts w:ascii="??" w:hAnsi="??" w:hint="default"/>
      <w:b w:val="0"/>
      <w:bCs w:val="0"/>
      <w:color w:val="6C6C6C"/>
      <w:sz w:val="15"/>
      <w:szCs w:val="15"/>
    </w:rPr>
  </w:style>
  <w:style w:type="paragraph" w:styleId="ae">
    <w:name w:val="List Paragraph"/>
    <w:basedOn w:val="a"/>
    <w:uiPriority w:val="34"/>
    <w:qFormat/>
    <w:rsid w:val="003F4AE0"/>
    <w:pPr>
      <w:ind w:firstLineChars="200" w:firstLine="420"/>
    </w:pPr>
  </w:style>
  <w:style w:type="paragraph" w:styleId="af">
    <w:name w:val="Plain Text"/>
    <w:basedOn w:val="a"/>
    <w:link w:val="Char"/>
    <w:rsid w:val="00BF6181"/>
    <w:pPr>
      <w:autoSpaceDE/>
      <w:autoSpaceDN/>
      <w:spacing w:line="312" w:lineRule="atLeast"/>
      <w:jc w:val="both"/>
      <w:textAlignment w:val="baseline"/>
    </w:pPr>
    <w:rPr>
      <w:rFonts w:hAnsi="Courier New" w:cs="Times New Roman"/>
      <w:szCs w:val="20"/>
    </w:rPr>
  </w:style>
  <w:style w:type="character" w:customStyle="1" w:styleId="Char">
    <w:name w:val="纯文本 Char"/>
    <w:basedOn w:val="a0"/>
    <w:link w:val="af"/>
    <w:rsid w:val="00BF6181"/>
    <w:rPr>
      <w:rFonts w:ascii="宋体" w:hAnsi="Courier New"/>
      <w:sz w:val="21"/>
    </w:rPr>
  </w:style>
  <w:style w:type="paragraph" w:styleId="30">
    <w:name w:val="Body Text Indent 3"/>
    <w:basedOn w:val="a"/>
    <w:link w:val="3Char"/>
    <w:rsid w:val="00BF6181"/>
    <w:pPr>
      <w:autoSpaceDE/>
      <w:autoSpaceDN/>
      <w:adjustRightInd/>
      <w:spacing w:after="120" w:line="240" w:lineRule="auto"/>
      <w:ind w:leftChars="200" w:left="420"/>
      <w:jc w:val="both"/>
    </w:pPr>
    <w:rPr>
      <w:rFonts w:ascii="Times New Roman" w:cs="Times New Roman"/>
      <w:kern w:val="2"/>
      <w:sz w:val="16"/>
      <w:szCs w:val="16"/>
    </w:rPr>
  </w:style>
  <w:style w:type="character" w:customStyle="1" w:styleId="3Char">
    <w:name w:val="正文文本缩进 3 Char"/>
    <w:basedOn w:val="a0"/>
    <w:link w:val="30"/>
    <w:rsid w:val="00BF6181"/>
    <w:rPr>
      <w:kern w:val="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651805">
      <w:bodyDiv w:val="1"/>
      <w:marLeft w:val="0"/>
      <w:marRight w:val="0"/>
      <w:marTop w:val="0"/>
      <w:marBottom w:val="0"/>
      <w:divBdr>
        <w:top w:val="none" w:sz="0" w:space="0" w:color="auto"/>
        <w:left w:val="none" w:sz="0" w:space="0" w:color="auto"/>
        <w:bottom w:val="none" w:sz="0" w:space="0" w:color="auto"/>
        <w:right w:val="none" w:sz="0" w:space="0" w:color="auto"/>
      </w:divBdr>
      <w:divsChild>
        <w:div w:id="100078230">
          <w:marLeft w:val="0"/>
          <w:marRight w:val="0"/>
          <w:marTop w:val="0"/>
          <w:marBottom w:val="0"/>
          <w:divBdr>
            <w:top w:val="none" w:sz="0" w:space="0" w:color="auto"/>
            <w:left w:val="none" w:sz="0" w:space="0" w:color="auto"/>
            <w:bottom w:val="none" w:sz="0" w:space="0" w:color="auto"/>
            <w:right w:val="none" w:sz="0" w:space="0" w:color="auto"/>
          </w:divBdr>
        </w:div>
      </w:divsChild>
    </w:div>
    <w:div w:id="499345417">
      <w:bodyDiv w:val="1"/>
      <w:marLeft w:val="0"/>
      <w:marRight w:val="0"/>
      <w:marTop w:val="0"/>
      <w:marBottom w:val="0"/>
      <w:divBdr>
        <w:top w:val="none" w:sz="0" w:space="0" w:color="auto"/>
        <w:left w:val="none" w:sz="0" w:space="0" w:color="auto"/>
        <w:bottom w:val="none" w:sz="0" w:space="0" w:color="auto"/>
        <w:right w:val="none" w:sz="0" w:space="0" w:color="auto"/>
      </w:divBdr>
    </w:div>
    <w:div w:id="1082877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header" Target="header3.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A0450E-AFAF-47D4-A9B0-C53ACB81EE54}">
  <ds:schemaRefs>
    <ds:schemaRef ds:uri="http://schemas.openxmlformats.org/officeDocument/2006/bibliography"/>
  </ds:schemaRefs>
</ds:datastoreItem>
</file>

<file path=customXml/itemProps2.xml><?xml version="1.0" encoding="utf-8"?>
<ds:datastoreItem xmlns:ds="http://schemas.openxmlformats.org/officeDocument/2006/customXml" ds:itemID="{924F2375-6867-48C7-A6F5-0403D66CF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1071</Words>
  <Characters>6111</Characters>
  <Application>Microsoft Office Word</Application>
  <DocSecurity>0</DocSecurity>
  <Lines>50</Lines>
  <Paragraphs>14</Paragraphs>
  <ScaleCrop>false</ScaleCrop>
  <Company>Huawei Technologies Co.,Ltd.</Company>
  <LinksUpToDate>false</LinksUpToDate>
  <CharactersWithSpaces>7168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XXXXX项目</dc:title>
  <dc:creator>wzj</dc:creator>
  <cp:lastModifiedBy>Sam Zhou</cp:lastModifiedBy>
  <cp:revision>2</cp:revision>
  <cp:lastPrinted>2008-03-27T03:55:00Z</cp:lastPrinted>
  <dcterms:created xsi:type="dcterms:W3CDTF">2011-09-22T07:17:00Z</dcterms:created>
  <dcterms:modified xsi:type="dcterms:W3CDTF">2011-09-25T14:01:00Z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1273625217</vt:lpwstr>
  </property>
</Properties>
</file>